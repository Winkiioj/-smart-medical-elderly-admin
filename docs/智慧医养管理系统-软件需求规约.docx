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36"/>
        <w:tblW w:w="0" w:type="auto"/>
        <w:tblInd w:w="0" w:type="dxa"/>
        <w:tblLayout w:type="fixed"/>
        <w:tblCellMar>
          <w:top w:w="0" w:type="dxa"/>
          <w:left w:w="108" w:type="dxa"/>
          <w:bottom w:w="0" w:type="dxa"/>
          <w:right w:w="108" w:type="dxa"/>
        </w:tblCellMar>
      </w:tblPr>
      <w:tblGrid>
        <w:gridCol w:w="1960"/>
        <w:gridCol w:w="7148"/>
      </w:tblGrid>
      <w:tr w14:paraId="4A714DDF">
        <w:trPr>
          <w:trHeight w:val="2700" w:hRule="atLeast"/>
        </w:trPr>
        <w:tc>
          <w:tcPr>
            <w:tcW w:w="1960" w:type="dxa"/>
            <w:shd w:val="clear" w:color="auto" w:fill="CCCCCC"/>
            <w:noWrap w:val="0"/>
            <w:vAlign w:val="top"/>
          </w:tcPr>
          <w:p w14:paraId="66C1FFF2">
            <w:pPr>
              <w:ind w:right="100" w:firstLine="400"/>
              <w:rPr>
                <w:rFonts w:hint="eastAsia"/>
                <w:b/>
              </w:rPr>
            </w:pPr>
          </w:p>
        </w:tc>
        <w:tc>
          <w:tcPr>
            <w:tcW w:w="7148" w:type="dxa"/>
            <w:noWrap w:val="0"/>
            <w:vAlign w:val="top"/>
          </w:tcPr>
          <w:tbl>
            <w:tblPr>
              <w:tblStyle w:val="36"/>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6E89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7081669D">
                  <w:pPr>
                    <w:ind w:firstLine="400"/>
                    <w:jc w:val="distribute"/>
                    <w:rPr>
                      <w:rFonts w:hint="eastAsia"/>
                      <w:b/>
                    </w:rPr>
                  </w:pPr>
                  <w:r>
                    <w:rPr>
                      <w:rFonts w:hint="eastAsia"/>
                      <w:b/>
                    </w:rPr>
                    <w:t>卷    号</w:t>
                  </w:r>
                </w:p>
              </w:tc>
              <w:tc>
                <w:tcPr>
                  <w:tcW w:w="1980" w:type="dxa"/>
                  <w:noWrap w:val="0"/>
                  <w:vAlign w:val="top"/>
                </w:tcPr>
                <w:p w14:paraId="5EFC32F4">
                  <w:pPr>
                    <w:ind w:firstLine="400"/>
                    <w:rPr>
                      <w:b/>
                    </w:rPr>
                  </w:pPr>
                </w:p>
              </w:tc>
            </w:tr>
            <w:tr w14:paraId="0EB1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29DB1838">
                  <w:pPr>
                    <w:ind w:firstLine="400"/>
                    <w:jc w:val="distribute"/>
                    <w:rPr>
                      <w:b/>
                    </w:rPr>
                  </w:pPr>
                  <w:r>
                    <w:rPr>
                      <w:rFonts w:hint="eastAsia"/>
                      <w:b/>
                    </w:rPr>
                    <w:t>卷内编号</w:t>
                  </w:r>
                </w:p>
              </w:tc>
              <w:tc>
                <w:tcPr>
                  <w:tcW w:w="1980" w:type="dxa"/>
                  <w:noWrap w:val="0"/>
                  <w:vAlign w:val="top"/>
                </w:tcPr>
                <w:p w14:paraId="48515254">
                  <w:pPr>
                    <w:ind w:firstLine="400"/>
                    <w:rPr>
                      <w:b/>
                    </w:rPr>
                  </w:pPr>
                </w:p>
              </w:tc>
            </w:tr>
            <w:tr w14:paraId="3DEC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071989DE">
                  <w:pPr>
                    <w:ind w:firstLine="400"/>
                    <w:jc w:val="distribute"/>
                    <w:rPr>
                      <w:rFonts w:hint="eastAsia"/>
                      <w:b/>
                    </w:rPr>
                  </w:pPr>
                  <w:r>
                    <w:rPr>
                      <w:rFonts w:hint="eastAsia"/>
                      <w:b/>
                    </w:rPr>
                    <w:t>密    级</w:t>
                  </w:r>
                </w:p>
              </w:tc>
              <w:tc>
                <w:tcPr>
                  <w:tcW w:w="1980" w:type="dxa"/>
                  <w:noWrap w:val="0"/>
                  <w:vAlign w:val="top"/>
                </w:tcPr>
                <w:p w14:paraId="33D3E847">
                  <w:pPr>
                    <w:ind w:firstLine="400"/>
                    <w:rPr>
                      <w:b/>
                    </w:rPr>
                  </w:pPr>
                </w:p>
              </w:tc>
            </w:tr>
          </w:tbl>
          <w:p w14:paraId="75ED9444">
            <w:pPr>
              <w:ind w:right="100" w:firstLine="400"/>
              <w:jc w:val="right"/>
              <w:rPr>
                <w:rFonts w:hint="eastAsia"/>
                <w:b/>
              </w:rPr>
            </w:pPr>
          </w:p>
          <w:p w14:paraId="05595041">
            <w:pPr>
              <w:ind w:right="100" w:firstLine="400"/>
              <w:jc w:val="right"/>
              <w:rPr>
                <w:rFonts w:hint="eastAsia"/>
                <w:b/>
              </w:rPr>
            </w:pPr>
          </w:p>
          <w:p w14:paraId="65A9E5CE">
            <w:pPr>
              <w:ind w:right="100" w:firstLine="400"/>
              <w:jc w:val="right"/>
              <w:rPr>
                <w:rFonts w:hint="eastAsia"/>
                <w:b/>
              </w:rPr>
            </w:pPr>
          </w:p>
          <w:p w14:paraId="6280BD39">
            <w:pPr>
              <w:ind w:right="100" w:firstLine="400"/>
              <w:jc w:val="right"/>
              <w:rPr>
                <w:rFonts w:hint="eastAsia"/>
                <w:b/>
              </w:rPr>
            </w:pPr>
          </w:p>
          <w:p w14:paraId="428BB9E9">
            <w:pPr>
              <w:ind w:right="100" w:firstLine="400"/>
              <w:jc w:val="right"/>
              <w:rPr>
                <w:rFonts w:hint="eastAsia"/>
                <w:b/>
              </w:rPr>
            </w:pPr>
          </w:p>
          <w:p w14:paraId="185DB40F">
            <w:pPr>
              <w:ind w:right="100" w:firstLine="400"/>
              <w:jc w:val="right"/>
              <w:rPr>
                <w:rFonts w:hint="eastAsia"/>
                <w:b/>
              </w:rPr>
            </w:pPr>
          </w:p>
          <w:p w14:paraId="31AFADAE">
            <w:pPr>
              <w:ind w:right="100" w:firstLine="400"/>
              <w:jc w:val="right"/>
              <w:rPr>
                <w:rFonts w:hint="eastAsia"/>
                <w:b/>
              </w:rPr>
            </w:pPr>
          </w:p>
          <w:p w14:paraId="637DF96B">
            <w:pPr>
              <w:ind w:right="100" w:firstLine="400"/>
              <w:jc w:val="right"/>
              <w:rPr>
                <w:rFonts w:hint="eastAsia"/>
                <w:b/>
              </w:rPr>
            </w:pPr>
          </w:p>
          <w:p w14:paraId="0EAB48D4">
            <w:pPr>
              <w:ind w:right="100" w:firstLine="400"/>
              <w:jc w:val="right"/>
              <w:rPr>
                <w:rFonts w:hint="eastAsia"/>
                <w:b/>
              </w:rPr>
            </w:pPr>
          </w:p>
          <w:p w14:paraId="15CF951A">
            <w:pPr>
              <w:ind w:right="100" w:firstLine="400"/>
              <w:jc w:val="right"/>
              <w:rPr>
                <w:rFonts w:hint="eastAsia"/>
                <w:b/>
              </w:rPr>
            </w:pPr>
          </w:p>
          <w:p w14:paraId="28027A2D">
            <w:pPr>
              <w:ind w:right="100" w:firstLine="400"/>
              <w:rPr>
                <w:rFonts w:hint="eastAsia"/>
                <w:b/>
              </w:rPr>
            </w:pPr>
          </w:p>
          <w:p w14:paraId="7F697A7F">
            <w:pPr>
              <w:pStyle w:val="34"/>
              <w:keepNext w:val="0"/>
              <w:keepLines w:val="0"/>
              <w:widowControl/>
              <w:suppressLineNumbers w:val="0"/>
              <w:spacing w:before="0" w:beforeAutospacing="0" w:after="0" w:afterAutospacing="0" w:line="15" w:lineRule="atLeast"/>
              <w:ind w:left="0" w:right="0" w:firstLine="2184" w:firstLineChars="910"/>
              <w:jc w:val="both"/>
              <w:rPr>
                <w:rFonts w:hint="default" w:eastAsia="宋体"/>
                <w:color w:val="FF0000"/>
                <w:sz w:val="24"/>
                <w:lang w:val="en-US" w:eastAsia="zh-CN"/>
              </w:rPr>
            </w:pPr>
            <w:r>
              <w:rPr>
                <w:sz w:val="24"/>
              </w:rPr>
              <w:t>项目编号:</w:t>
            </w:r>
            <w:r>
              <w:rPr>
                <w:rFonts w:hint="eastAsia"/>
                <w:sz w:val="24"/>
              </w:rPr>
              <w:t xml:space="preserve"> </w:t>
            </w:r>
            <w:r>
              <w:rPr>
                <w:rFonts w:hint="eastAsia"/>
                <w:color w:val="FF0000"/>
                <w:sz w:val="24"/>
              </w:rPr>
              <w:t>HD2026SMECMS</w:t>
            </w:r>
            <w:r>
              <w:rPr>
                <w:rFonts w:hint="eastAsia"/>
                <w:color w:val="FF0000"/>
                <w:sz w:val="24"/>
                <w:lang w:val="en-US" w:eastAsia="zh-CN"/>
              </w:rPr>
              <w:t>01</w:t>
            </w:r>
          </w:p>
          <w:p w14:paraId="2449FB0D">
            <w:pPr>
              <w:pStyle w:val="35"/>
              <w:ind w:firstLine="480"/>
              <w:rPr>
                <w:rFonts w:hint="eastAsia"/>
                <w:sz w:val="24"/>
              </w:rPr>
            </w:pPr>
          </w:p>
          <w:p w14:paraId="35D104AB">
            <w:pPr>
              <w:pStyle w:val="35"/>
              <w:ind w:firstLine="880"/>
              <w:rPr>
                <w:rFonts w:hint="eastAsia"/>
                <w:sz w:val="44"/>
              </w:rPr>
            </w:pPr>
            <w:r>
              <w:rPr>
                <w:rFonts w:hint="eastAsia"/>
                <w:color w:val="FF0000"/>
                <w:sz w:val="44"/>
              </w:rPr>
              <w:t>智慧医养管理系统</w:t>
            </w:r>
          </w:p>
        </w:tc>
      </w:tr>
      <w:tr w14:paraId="7ADFD11F">
        <w:tblPrEx>
          <w:tblCellMar>
            <w:top w:w="0" w:type="dxa"/>
            <w:left w:w="108" w:type="dxa"/>
            <w:bottom w:w="0" w:type="dxa"/>
            <w:right w:w="108" w:type="dxa"/>
          </w:tblCellMar>
        </w:tblPrEx>
        <w:trPr>
          <w:cantSplit/>
          <w:trHeight w:val="7208" w:hRule="atLeast"/>
        </w:trPr>
        <w:tc>
          <w:tcPr>
            <w:tcW w:w="1960" w:type="dxa"/>
            <w:vMerge w:val="restart"/>
            <w:shd w:val="clear" w:color="auto" w:fill="CCCCCC"/>
            <w:noWrap w:val="0"/>
            <w:vAlign w:val="bottom"/>
          </w:tcPr>
          <w:p w14:paraId="5405CFB9">
            <w:pPr>
              <w:pStyle w:val="35"/>
              <w:ind w:firstLine="420"/>
              <w:jc w:val="both"/>
              <w:rPr>
                <w:rFonts w:hint="eastAsia"/>
                <w:b w:val="0"/>
                <w:sz w:val="21"/>
              </w:rPr>
            </w:pPr>
            <w:r>
              <w:rPr>
                <w:rFonts w:hint="eastAsia"/>
                <w:b w:val="0"/>
                <w:sz w:val="21"/>
              </w:rPr>
              <w:t>分类:</w:t>
            </w:r>
            <w:r>
              <w:rPr>
                <w:b w:val="0"/>
                <w:sz w:val="21"/>
              </w:rPr>
              <w:fldChar w:fldCharType="begin"/>
            </w:r>
            <w:r>
              <w:rPr>
                <w:b w:val="0"/>
                <w:sz w:val="21"/>
              </w:rPr>
              <w:instrText xml:space="preserve"> DOCPROPERTY "Category"  \* MERGEFORMAT </w:instrText>
            </w:r>
            <w:r>
              <w:rPr>
                <w:b w:val="0"/>
                <w:sz w:val="21"/>
              </w:rPr>
              <w:fldChar w:fldCharType="separate"/>
            </w:r>
            <w:r>
              <w:rPr>
                <w:b w:val="0"/>
                <w:sz w:val="21"/>
              </w:rPr>
              <w:fldChar w:fldCharType="end"/>
            </w:r>
          </w:p>
          <w:p w14:paraId="1FE3C4FF">
            <w:pPr>
              <w:ind w:left="718" w:hanging="718" w:hangingChars="342"/>
              <w:jc w:val="both"/>
              <w:rPr>
                <w:rFonts w:hint="eastAsia"/>
                <w:sz w:val="21"/>
                <w:u w:val="single"/>
              </w:rPr>
            </w:pPr>
            <w:r>
              <w:rPr>
                <w:rFonts w:hint="eastAsia"/>
                <w:sz w:val="21"/>
              </w:rPr>
              <w:t>使用者:高级管理者、项目经理、项目组成员</w:t>
            </w:r>
          </w:p>
          <w:p w14:paraId="646DC343">
            <w:pPr>
              <w:ind w:left="684" w:hanging="684" w:hangingChars="342"/>
              <w:rPr>
                <w:rFonts w:hint="eastAsia" w:ascii="宋体" w:hAnsi="宋体"/>
              </w:rPr>
            </w:pPr>
          </w:p>
          <w:p w14:paraId="14B4297F">
            <w:pPr>
              <w:ind w:left="684" w:hanging="684" w:hangingChars="342"/>
              <w:rPr>
                <w:rFonts w:hint="eastAsia" w:ascii="宋体" w:hAnsi="宋体"/>
                <w:u w:val="single"/>
              </w:rPr>
            </w:pPr>
          </w:p>
          <w:p w14:paraId="1610CE51">
            <w:pPr>
              <w:ind w:firstLine="400"/>
              <w:rPr>
                <w:rFonts w:hint="eastAsia" w:ascii="宋体" w:hAnsi="宋体"/>
              </w:rPr>
            </w:pPr>
          </w:p>
        </w:tc>
        <w:tc>
          <w:tcPr>
            <w:tcW w:w="7148" w:type="dxa"/>
            <w:noWrap w:val="0"/>
            <w:vAlign w:val="top"/>
          </w:tcPr>
          <w:p w14:paraId="1C817D7E">
            <w:pPr>
              <w:pStyle w:val="13"/>
              <w:ind w:firstLine="200"/>
              <w:rPr>
                <w:rFonts w:hint="eastAsia"/>
                <w:sz w:val="10"/>
              </w:rPr>
            </w:pPr>
          </w:p>
          <w:p w14:paraId="68AA6899">
            <w:pPr>
              <w:pStyle w:val="35"/>
              <w:ind w:firstLine="1040"/>
              <w:rPr>
                <w:rFonts w:hint="eastAsia"/>
                <w:sz w:val="52"/>
              </w:rPr>
            </w:pPr>
            <w:ins w:id="3" w:author="henry xiao" w:date="2002-07-24T15:05:00Z">
              <w:r>
                <w:rPr>
                  <w:sz w:val="52"/>
                </w:rPr>
                <w:fldChar w:fldCharType="begin"/>
              </w:r>
            </w:ins>
            <w:ins w:id="4" w:author="henry xiao" w:date="2002-07-24T15:05:00Z">
              <w:r>
                <w:rPr>
                  <w:sz w:val="52"/>
                </w:rPr>
                <w:instrText xml:space="preserve"> TITLE  \* MERGEFORMAT </w:instrText>
              </w:r>
            </w:ins>
            <w:r>
              <w:rPr>
                <w:sz w:val="52"/>
              </w:rPr>
              <w:fldChar w:fldCharType="separate"/>
            </w:r>
            <w:r>
              <w:rPr>
                <w:rFonts w:hint="eastAsia"/>
                <w:sz w:val="52"/>
              </w:rPr>
              <w:t>需求规约</w:t>
            </w:r>
            <w:ins w:id="5" w:author="henry xiao" w:date="2002-07-24T15:05:00Z">
              <w:r>
                <w:rPr>
                  <w:sz w:val="52"/>
                </w:rPr>
                <w:fldChar w:fldCharType="end"/>
              </w:r>
            </w:ins>
          </w:p>
          <w:p w14:paraId="1D148790">
            <w:pPr>
              <w:pStyle w:val="35"/>
              <w:ind w:firstLine="480"/>
              <w:rPr>
                <w:rFonts w:hint="eastAsia"/>
                <w:sz w:val="24"/>
              </w:rPr>
            </w:pPr>
            <w:r>
              <w:rPr>
                <w:rFonts w:hint="eastAsia"/>
                <w:sz w:val="24"/>
              </w:rPr>
              <w:t>Version</w:t>
            </w:r>
            <w:r>
              <w:rPr>
                <w:sz w:val="24"/>
              </w:rPr>
              <w:t xml:space="preserve">: </w:t>
            </w:r>
            <w:r>
              <w:rPr>
                <w:rFonts w:hint="eastAsia"/>
                <w:sz w:val="24"/>
              </w:rPr>
              <w:t>2.0</w:t>
            </w:r>
          </w:p>
          <w:p w14:paraId="255D1D47">
            <w:pPr>
              <w:ind w:firstLine="560"/>
              <w:jc w:val="center"/>
              <w:rPr>
                <w:rFonts w:hint="eastAsia"/>
                <w:sz w:val="28"/>
              </w:rPr>
            </w:pPr>
          </w:p>
          <w:p w14:paraId="54F4ECA0">
            <w:pPr>
              <w:ind w:firstLine="560"/>
              <w:jc w:val="center"/>
              <w:rPr>
                <w:rFonts w:hint="eastAsia"/>
                <w:sz w:val="28"/>
              </w:rPr>
            </w:pPr>
          </w:p>
          <w:p w14:paraId="1F36C4F3">
            <w:pPr>
              <w:ind w:firstLine="600" w:firstLineChars="200"/>
              <w:outlineLvl w:val="0"/>
              <w:rPr>
                <w:rFonts w:hint="eastAsia" w:ascii="楷体_GB2312" w:eastAsia="楷体_GB2312"/>
                <w:sz w:val="30"/>
              </w:rPr>
            </w:pPr>
            <w:r>
              <w:rPr>
                <w:rFonts w:hint="eastAsia" w:ascii="楷体_GB2312" w:eastAsia="楷体_GB2312"/>
                <w:sz w:val="30"/>
              </w:rPr>
              <w:t xml:space="preserve">项 目 承 担 部 门：  </w:t>
            </w:r>
            <w:r>
              <w:rPr>
                <w:rFonts w:hint="eastAsia" w:ascii="楷体_GB2312" w:eastAsia="楷体_GB2312"/>
                <w:sz w:val="30"/>
                <w:lang w:val="en-US" w:eastAsia="zh-CN"/>
              </w:rPr>
              <w:t xml:space="preserve">     </w:t>
            </w:r>
            <w:r>
              <w:rPr>
                <w:rFonts w:hint="eastAsia" w:ascii="楷体_GB2312" w:eastAsia="楷体_GB2312"/>
                <w:color w:val="FF0000"/>
                <w:sz w:val="30"/>
                <w:lang w:val="en-US" w:eastAsia="zh-CN"/>
              </w:rPr>
              <w:t>14组</w:t>
            </w:r>
            <w:r>
              <w:rPr>
                <w:rFonts w:hint="eastAsia" w:ascii="楷体_GB2312" w:eastAsia="楷体_GB2312"/>
                <w:sz w:val="30"/>
              </w:rPr>
              <w:t xml:space="preserve"> </w:t>
            </w:r>
          </w:p>
          <w:p w14:paraId="5DDDAD26">
            <w:pPr>
              <w:ind w:firstLine="600" w:firstLineChars="200"/>
              <w:outlineLvl w:val="0"/>
              <w:rPr>
                <w:rFonts w:hint="eastAsia" w:ascii="楷体_GB2312" w:eastAsia="楷体_GB2312"/>
                <w:sz w:val="30"/>
              </w:rPr>
            </w:pPr>
          </w:p>
          <w:p w14:paraId="7B24015C">
            <w:pPr>
              <w:ind w:firstLine="600" w:firstLineChars="200"/>
              <w:outlineLvl w:val="0"/>
              <w:rPr>
                <w:sz w:val="30"/>
              </w:rPr>
            </w:pPr>
            <w:r>
              <w:rPr>
                <w:rFonts w:hint="eastAsia" w:ascii="楷体_GB2312" w:eastAsia="楷体_GB2312"/>
                <w:sz w:val="30"/>
              </w:rPr>
              <w:t>撰</w:t>
            </w:r>
            <w:r>
              <w:rPr>
                <w:rFonts w:ascii="楷体_GB2312" w:eastAsia="楷体_GB2312"/>
                <w:sz w:val="30"/>
              </w:rPr>
              <w:t xml:space="preserve">  </w:t>
            </w:r>
            <w:r>
              <w:rPr>
                <w:rFonts w:hint="eastAsia" w:ascii="楷体_GB2312" w:eastAsia="楷体_GB2312"/>
                <w:sz w:val="30"/>
              </w:rPr>
              <w:t>写</w:t>
            </w:r>
            <w:r>
              <w:rPr>
                <w:rFonts w:ascii="楷体_GB2312" w:eastAsia="楷体_GB2312"/>
                <w:sz w:val="30"/>
              </w:rPr>
              <w:t xml:space="preserve">  </w:t>
            </w:r>
            <w:r>
              <w:rPr>
                <w:rFonts w:hint="eastAsia" w:ascii="楷体_GB2312" w:eastAsia="楷体_GB2312"/>
                <w:sz w:val="30"/>
              </w:rPr>
              <w:t>人</w:t>
            </w:r>
            <w:r>
              <w:rPr>
                <w:rFonts w:hint="eastAsia" w:ascii="楷体_GB2312" w:eastAsia="楷体_GB2312"/>
                <w:sz w:val="28"/>
              </w:rPr>
              <w:t>（签名）</w:t>
            </w:r>
            <w:r>
              <w:rPr>
                <w:rFonts w:hint="eastAsia" w:ascii="楷体_GB2312" w:eastAsia="楷体_GB2312"/>
                <w:sz w:val="30"/>
              </w:rPr>
              <w:t xml:space="preserve">：     </w:t>
            </w:r>
            <w:r>
              <w:rPr>
                <w:rFonts w:hint="eastAsia" w:ascii="楷体_GB2312" w:eastAsia="楷体_GB2312"/>
                <w:color w:val="FF0000"/>
                <w:sz w:val="30"/>
                <w:lang w:val="en-US" w:eastAsia="zh-CN"/>
              </w:rPr>
              <w:t>张涛</w:t>
            </w:r>
            <w:r>
              <w:rPr>
                <w:rFonts w:hint="eastAsia" w:ascii="楷体_GB2312" w:eastAsia="楷体_GB2312"/>
                <w:sz w:val="30"/>
              </w:rPr>
              <w:t xml:space="preserve">     </w:t>
            </w:r>
          </w:p>
          <w:p w14:paraId="36DB4969">
            <w:pPr>
              <w:tabs>
                <w:tab w:val="left" w:pos="3780"/>
                <w:tab w:val="left" w:pos="4200"/>
              </w:tabs>
              <w:ind w:firstLine="600" w:firstLineChars="200"/>
              <w:rPr>
                <w:rFonts w:hint="eastAsia" w:ascii="楷体_GB2312" w:eastAsia="楷体_GB2312"/>
                <w:sz w:val="30"/>
              </w:rPr>
            </w:pPr>
          </w:p>
          <w:p w14:paraId="186FD662">
            <w:pPr>
              <w:tabs>
                <w:tab w:val="left" w:pos="3780"/>
                <w:tab w:val="left" w:pos="4200"/>
              </w:tabs>
              <w:ind w:firstLine="600" w:firstLineChars="200"/>
              <w:rPr>
                <w:rFonts w:hint="eastAsia"/>
                <w:sz w:val="30"/>
              </w:rPr>
            </w:pPr>
            <w:r>
              <w:rPr>
                <w:rFonts w:hint="eastAsia" w:ascii="楷体_GB2312" w:eastAsia="楷体_GB2312"/>
                <w:sz w:val="30"/>
              </w:rPr>
              <w:t>完</w:t>
            </w:r>
            <w:r>
              <w:rPr>
                <w:rFonts w:ascii="楷体_GB2312" w:eastAsia="楷体_GB2312"/>
                <w:sz w:val="30"/>
              </w:rPr>
              <w:t xml:space="preserve"> </w:t>
            </w:r>
            <w:r>
              <w:rPr>
                <w:rFonts w:hint="eastAsia" w:ascii="楷体_GB2312" w:eastAsia="楷体_GB2312"/>
                <w:sz w:val="30"/>
              </w:rPr>
              <w:t xml:space="preserve">  成   日</w:t>
            </w:r>
            <w:r>
              <w:rPr>
                <w:rFonts w:ascii="楷体_GB2312" w:eastAsia="楷体_GB2312"/>
                <w:sz w:val="30"/>
              </w:rPr>
              <w:t xml:space="preserve"> </w:t>
            </w:r>
            <w:r>
              <w:rPr>
                <w:rFonts w:hint="eastAsia" w:ascii="楷体_GB2312" w:eastAsia="楷体_GB2312"/>
                <w:sz w:val="30"/>
              </w:rPr>
              <w:t xml:space="preserve">  期：    </w:t>
            </w:r>
            <w:r>
              <w:rPr>
                <w:rFonts w:hint="eastAsia" w:ascii="楷体_GB2312" w:eastAsia="楷体_GB2312"/>
                <w:color w:val="FF0000"/>
                <w:sz w:val="30"/>
              </w:rPr>
              <w:t>2026-07-16</w:t>
            </w:r>
            <w:r>
              <w:rPr>
                <w:rFonts w:hint="eastAsia" w:ascii="楷体_GB2312" w:eastAsia="楷体_GB2312"/>
                <w:sz w:val="30"/>
              </w:rPr>
              <w:t xml:space="preserve">    </w:t>
            </w:r>
          </w:p>
          <w:p w14:paraId="69A6B54E">
            <w:pPr>
              <w:ind w:firstLine="600" w:firstLineChars="200"/>
              <w:rPr>
                <w:rFonts w:hint="eastAsia" w:ascii="楷体_GB2312" w:eastAsia="楷体_GB2312"/>
                <w:sz w:val="30"/>
              </w:rPr>
            </w:pPr>
          </w:p>
          <w:p w14:paraId="60A732C2">
            <w:pPr>
              <w:ind w:firstLine="600" w:firstLineChars="200"/>
              <w:rPr>
                <w:rFonts w:hint="eastAsia" w:ascii="楷体_GB2312" w:eastAsia="楷体_GB2312"/>
              </w:rPr>
            </w:pPr>
            <w:r>
              <w:rPr>
                <w:rFonts w:hint="eastAsia" w:ascii="楷体_GB2312" w:eastAsia="楷体_GB2312"/>
                <w:sz w:val="30"/>
              </w:rPr>
              <w:t xml:space="preserve">本文档 使 用部门： </w:t>
            </w:r>
            <w:r>
              <w:rPr>
                <w:rFonts w:hint="eastAsia" w:ascii="楷体_GB2312" w:eastAsia="楷体_GB2312"/>
              </w:rPr>
              <w:t xml:space="preserve">■主管领导   </w:t>
            </w:r>
            <w:r>
              <w:rPr>
                <w:rFonts w:ascii="楷体_GB2312" w:eastAsia="楷体_GB2312"/>
              </w:rPr>
              <w:t xml:space="preserve">  </w:t>
            </w:r>
            <w:r>
              <w:rPr>
                <w:rFonts w:hint="eastAsia" w:ascii="楷体_GB2312" w:eastAsia="楷体_GB2312"/>
              </w:rPr>
              <w:t xml:space="preserve">■项目组 </w:t>
            </w:r>
          </w:p>
          <w:p w14:paraId="35D818EB">
            <w:pPr>
              <w:ind w:left="600" w:leftChars="300" w:firstLine="2000" w:firstLineChars="1000"/>
              <w:rPr>
                <w:u w:val="single"/>
              </w:rPr>
            </w:pPr>
            <w:r>
              <w:rPr>
                <w:rFonts w:hint="eastAsia" w:ascii="楷体_GB2312" w:eastAsia="楷体_GB2312"/>
              </w:rPr>
              <w:t xml:space="preserve">■客户（市场）  ■维护人员  ■用户  </w:t>
            </w:r>
          </w:p>
          <w:p w14:paraId="6A7085C7">
            <w:pPr>
              <w:ind w:firstLine="600" w:firstLineChars="200"/>
              <w:outlineLvl w:val="0"/>
              <w:rPr>
                <w:rFonts w:hint="eastAsia" w:ascii="楷体_GB2312" w:eastAsia="楷体_GB2312"/>
                <w:sz w:val="30"/>
              </w:rPr>
            </w:pPr>
          </w:p>
          <w:p w14:paraId="3706419F">
            <w:pPr>
              <w:ind w:firstLine="600" w:firstLineChars="200"/>
              <w:outlineLvl w:val="0"/>
              <w:rPr>
                <w:sz w:val="30"/>
              </w:rPr>
            </w:pPr>
            <w:r>
              <w:rPr>
                <w:rFonts w:hint="eastAsia" w:ascii="楷体_GB2312" w:eastAsia="楷体_GB2312"/>
                <w:sz w:val="30"/>
              </w:rPr>
              <w:t>评审负责人</w:t>
            </w:r>
            <w:r>
              <w:rPr>
                <w:rFonts w:hint="eastAsia" w:ascii="楷体_GB2312" w:eastAsia="楷体_GB2312"/>
                <w:sz w:val="28"/>
              </w:rPr>
              <w:t>（签名）</w:t>
            </w:r>
            <w:r>
              <w:rPr>
                <w:rFonts w:hint="eastAsia" w:ascii="楷体_GB2312" w:eastAsia="楷体_GB2312"/>
                <w:sz w:val="30"/>
              </w:rPr>
              <w:t xml:space="preserve">：           </w:t>
            </w:r>
          </w:p>
          <w:p w14:paraId="52E4B278">
            <w:pPr>
              <w:tabs>
                <w:tab w:val="left" w:pos="1655"/>
                <w:tab w:val="center" w:pos="3672"/>
              </w:tabs>
              <w:ind w:firstLine="600" w:firstLineChars="200"/>
              <w:rPr>
                <w:rFonts w:hint="eastAsia" w:ascii="楷体_GB2312" w:eastAsia="楷体_GB2312"/>
                <w:sz w:val="30"/>
              </w:rPr>
            </w:pPr>
          </w:p>
          <w:p w14:paraId="2A669619">
            <w:pPr>
              <w:tabs>
                <w:tab w:val="left" w:pos="1655"/>
                <w:tab w:val="center" w:pos="3672"/>
              </w:tabs>
              <w:ind w:firstLine="600" w:firstLineChars="200"/>
              <w:rPr>
                <w:rFonts w:hint="eastAsia"/>
              </w:rPr>
            </w:pPr>
            <w:r>
              <w:rPr>
                <w:rFonts w:hint="eastAsia" w:ascii="楷体_GB2312" w:eastAsia="楷体_GB2312"/>
                <w:sz w:val="30"/>
              </w:rPr>
              <w:t>评</w:t>
            </w:r>
            <w:r>
              <w:rPr>
                <w:rFonts w:ascii="楷体_GB2312" w:eastAsia="楷体_GB2312"/>
                <w:sz w:val="30"/>
              </w:rPr>
              <w:t xml:space="preserve"> </w:t>
            </w:r>
            <w:r>
              <w:rPr>
                <w:rFonts w:hint="eastAsia" w:ascii="楷体_GB2312" w:eastAsia="楷体_GB2312"/>
                <w:sz w:val="30"/>
              </w:rPr>
              <w:t xml:space="preserve">   审   日  期：     </w:t>
            </w:r>
          </w:p>
        </w:tc>
      </w:tr>
      <w:tr w14:paraId="3922AA63">
        <w:tblPrEx>
          <w:tblCellMar>
            <w:top w:w="0" w:type="dxa"/>
            <w:left w:w="108" w:type="dxa"/>
            <w:bottom w:w="0" w:type="dxa"/>
            <w:right w:w="108" w:type="dxa"/>
          </w:tblCellMar>
        </w:tblPrEx>
        <w:trPr>
          <w:cantSplit/>
          <w:trHeight w:val="2711" w:hRule="atLeast"/>
        </w:trPr>
        <w:tc>
          <w:tcPr>
            <w:tcW w:w="1960" w:type="dxa"/>
            <w:vMerge w:val="continue"/>
            <w:shd w:val="clear" w:color="auto" w:fill="CCCCCC"/>
            <w:noWrap w:val="0"/>
            <w:vAlign w:val="top"/>
          </w:tcPr>
          <w:p w14:paraId="5D0F9005">
            <w:pPr>
              <w:pStyle w:val="35"/>
              <w:ind w:firstLine="720"/>
              <w:jc w:val="right"/>
              <w:rPr>
                <w:rFonts w:hint="eastAsia"/>
              </w:rPr>
            </w:pPr>
          </w:p>
        </w:tc>
        <w:tc>
          <w:tcPr>
            <w:tcW w:w="7148" w:type="dxa"/>
            <w:noWrap w:val="0"/>
            <w:vAlign w:val="bottom"/>
          </w:tcPr>
          <w:p w14:paraId="16F13C1B">
            <w:pPr>
              <w:pStyle w:val="35"/>
              <w:ind w:firstLine="720"/>
              <w:jc w:val="right"/>
              <w:rPr>
                <w:rFonts w:hint="eastAsia"/>
              </w:rPr>
            </w:pPr>
            <w:r>
              <w:rPr>
                <w:rFonts w:hint="eastAsia"/>
              </w:rPr>
              <w:t xml:space="preserve">                         </w:t>
            </w:r>
          </w:p>
        </w:tc>
      </w:tr>
    </w:tbl>
    <w:p w14:paraId="467D75EC">
      <w:pPr>
        <w:ind w:firstLine="400"/>
        <w:rPr>
          <w:rFonts w:hint="eastAsia"/>
        </w:rPr>
      </w:pPr>
    </w:p>
    <w:p w14:paraId="2138F15F">
      <w:pPr>
        <w:ind w:firstLine="480"/>
        <w:rPr>
          <w:rFonts w:hint="eastAsia" w:ascii="宋体" w:hAnsi="宋体"/>
          <w:b/>
          <w:bCs/>
          <w:sz w:val="24"/>
        </w:rPr>
      </w:pPr>
    </w:p>
    <w:p w14:paraId="0CBCDB91">
      <w:pPr>
        <w:ind w:firstLine="480"/>
        <w:rPr>
          <w:rFonts w:hint="eastAsia" w:ascii="宋体" w:hAnsi="宋体"/>
          <w:b/>
          <w:bCs/>
          <w:sz w:val="24"/>
        </w:rPr>
      </w:pPr>
      <w:r>
        <w:rPr>
          <w:rFonts w:hint="eastAsia" w:ascii="宋体" w:hAnsi="宋体"/>
          <w:b/>
          <w:bCs/>
          <w:sz w:val="24"/>
        </w:rPr>
        <w:t>文档信息</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6BEE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6131EAF">
            <w:pPr>
              <w:ind w:firstLine="400"/>
              <w:rPr>
                <w:rFonts w:hint="eastAsia" w:ascii="宋体" w:hAnsi="宋体" w:cs="Arial"/>
                <w:color w:val="FF0000"/>
              </w:rPr>
            </w:pPr>
            <w:r>
              <w:rPr>
                <w:rFonts w:hint="eastAsia" w:ascii="宋体" w:hAnsi="宋体" w:cs="Arial"/>
                <w:color w:val="FF0000"/>
              </w:rPr>
              <w:t>标题</w:t>
            </w:r>
            <w:r>
              <w:rPr>
                <w:rFonts w:ascii="宋体" w:hAnsi="宋体" w:cs="Arial"/>
                <w:color w:val="FF0000"/>
              </w:rPr>
              <w:t>:</w:t>
            </w:r>
            <w:r>
              <w:rPr>
                <w:rFonts w:hint="eastAsia"/>
                <w:color w:val="FF0000"/>
              </w:rPr>
              <w:t>智慧医养大数据公共服务平台软件需求规约</w:t>
            </w:r>
          </w:p>
        </w:tc>
      </w:tr>
      <w:tr w14:paraId="4215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3819CA46">
            <w:pPr>
              <w:ind w:firstLine="400"/>
              <w:rPr>
                <w:rFonts w:hint="eastAsia" w:ascii="宋体" w:hAnsi="宋体" w:eastAsia="宋体" w:cs="Arial"/>
                <w:color w:val="FF0000"/>
                <w:lang w:val="en-US" w:eastAsia="zh-CN"/>
              </w:rPr>
            </w:pPr>
            <w:r>
              <w:rPr>
                <w:rFonts w:hint="eastAsia" w:ascii="宋体" w:hAnsi="宋体" w:cs="Arial"/>
                <w:color w:val="FF0000"/>
              </w:rPr>
              <w:t>作者</w:t>
            </w:r>
            <w:r>
              <w:rPr>
                <w:rFonts w:ascii="宋体" w:hAnsi="宋体" w:cs="Arial"/>
                <w:color w:val="FF0000"/>
              </w:rPr>
              <w:t xml:space="preserve">: </w:t>
            </w:r>
            <w:r>
              <w:rPr>
                <w:rFonts w:hint="eastAsia" w:ascii="宋体" w:hAnsi="宋体" w:cs="Arial"/>
                <w:color w:val="FF0000"/>
                <w:lang w:val="en-US" w:eastAsia="zh-CN"/>
              </w:rPr>
              <w:t>张涛</w:t>
            </w:r>
          </w:p>
        </w:tc>
      </w:tr>
      <w:tr w14:paraId="24A1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5BC9EEC4">
            <w:pPr>
              <w:ind w:firstLine="400"/>
              <w:rPr>
                <w:rFonts w:hint="eastAsia" w:ascii="宋体" w:hAnsi="宋体" w:cs="Arial"/>
                <w:color w:val="FF0000"/>
              </w:rPr>
            </w:pPr>
            <w:r>
              <w:rPr>
                <w:rFonts w:hint="eastAsia" w:ascii="宋体" w:hAnsi="宋体" w:cs="Arial"/>
                <w:color w:val="FF0000"/>
              </w:rPr>
              <w:t>创建日期</w:t>
            </w:r>
            <w:r>
              <w:rPr>
                <w:rFonts w:ascii="宋体" w:hAnsi="宋体" w:cs="Arial"/>
                <w:color w:val="FF0000"/>
              </w:rPr>
              <w:t xml:space="preserve">: </w:t>
            </w:r>
            <w:r>
              <w:rPr>
                <w:rFonts w:hint="eastAsia" w:ascii="宋体" w:hAnsi="宋体" w:cs="Arial"/>
                <w:color w:val="FF0000"/>
              </w:rPr>
              <w:t>2026-07-16</w:t>
            </w:r>
          </w:p>
        </w:tc>
      </w:tr>
      <w:tr w14:paraId="4EF3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641A238">
            <w:pPr>
              <w:ind w:firstLine="400"/>
              <w:rPr>
                <w:rFonts w:hint="eastAsia" w:ascii="宋体" w:hAnsi="宋体" w:eastAsia="宋体" w:cs="Arial"/>
                <w:color w:val="FF0000"/>
                <w:lang w:val="en-US" w:eastAsia="zh-CN"/>
              </w:rPr>
            </w:pPr>
            <w:r>
              <w:rPr>
                <w:rFonts w:hint="eastAsia" w:ascii="宋体" w:hAnsi="宋体" w:cs="Arial"/>
                <w:color w:val="FF0000"/>
              </w:rPr>
              <w:t>上次更新日期</w:t>
            </w:r>
            <w:r>
              <w:rPr>
                <w:rFonts w:ascii="宋体" w:hAnsi="宋体" w:cs="Arial"/>
                <w:color w:val="FF0000"/>
              </w:rPr>
              <w:t xml:space="preserve">: </w:t>
            </w:r>
            <w:r>
              <w:rPr>
                <w:rFonts w:hint="eastAsia" w:ascii="宋体" w:hAnsi="宋体" w:cs="Arial"/>
                <w:color w:val="FF0000"/>
              </w:rPr>
              <w:t>2026-07-1</w:t>
            </w:r>
            <w:r>
              <w:rPr>
                <w:rFonts w:hint="eastAsia" w:ascii="宋体" w:hAnsi="宋体" w:cs="Arial"/>
                <w:color w:val="FF0000"/>
                <w:lang w:val="en-US" w:eastAsia="zh-CN"/>
              </w:rPr>
              <w:t>7</w:t>
            </w:r>
          </w:p>
        </w:tc>
      </w:tr>
      <w:tr w14:paraId="5C6B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noWrap w:val="0"/>
            <w:vAlign w:val="top"/>
          </w:tcPr>
          <w:p w14:paraId="68F664FA">
            <w:pPr>
              <w:ind w:firstLine="400"/>
              <w:rPr>
                <w:rFonts w:ascii="宋体" w:hAnsi="宋体" w:cs="Arial"/>
                <w:color w:val="FF0000"/>
              </w:rPr>
            </w:pPr>
            <w:r>
              <w:rPr>
                <w:rFonts w:hint="eastAsia" w:ascii="宋体" w:hAnsi="宋体" w:cs="Arial"/>
                <w:color w:val="FF0000"/>
              </w:rPr>
              <w:t>版本</w:t>
            </w:r>
            <w:r>
              <w:rPr>
                <w:rFonts w:ascii="宋体" w:hAnsi="宋体" w:cs="Arial"/>
                <w:color w:val="FF0000"/>
              </w:rPr>
              <w:t>:</w:t>
            </w:r>
            <w:r>
              <w:rPr>
                <w:rFonts w:hint="eastAsia" w:ascii="宋体" w:hAnsi="宋体" w:cs="Arial"/>
                <w:color w:val="FF0000"/>
              </w:rPr>
              <w:t xml:space="preserve"> Build2.0</w:t>
            </w:r>
          </w:p>
        </w:tc>
      </w:tr>
      <w:tr w14:paraId="6368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18F3B0CA">
            <w:pPr>
              <w:ind w:firstLine="400"/>
              <w:rPr>
                <w:rFonts w:ascii="宋体" w:hAnsi="宋体" w:cs="Arial"/>
                <w:color w:val="FF0000"/>
              </w:rPr>
            </w:pPr>
          </w:p>
        </w:tc>
      </w:tr>
      <w:tr w14:paraId="336A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noWrap w:val="0"/>
            <w:vAlign w:val="top"/>
          </w:tcPr>
          <w:p w14:paraId="49E7DA22">
            <w:pPr>
              <w:ind w:firstLine="400"/>
              <w:rPr>
                <w:rFonts w:hint="default" w:ascii="宋体" w:hAnsi="宋体" w:eastAsia="宋体" w:cs="Arial"/>
                <w:color w:val="FF0000"/>
                <w:lang w:val="en-US" w:eastAsia="zh-CN"/>
              </w:rPr>
            </w:pPr>
            <w:r>
              <w:rPr>
                <w:rFonts w:hint="eastAsia" w:ascii="宋体" w:hAnsi="宋体" w:cs="Arial"/>
                <w:color w:val="FF0000"/>
              </w:rPr>
              <w:t>部门名称</w:t>
            </w:r>
            <w:r>
              <w:rPr>
                <w:rFonts w:ascii="宋体" w:hAnsi="宋体" w:cs="Arial"/>
                <w:color w:val="FF0000"/>
              </w:rPr>
              <w:t>:</w:t>
            </w:r>
            <w:r>
              <w:rPr>
                <w:rFonts w:ascii="宋体" w:hAnsi="宋体" w:cs="Arial"/>
                <w:color w:val="FF0000"/>
                <w:szCs w:val="21"/>
              </w:rPr>
              <w:t xml:space="preserve"> </w:t>
            </w:r>
            <w:r>
              <w:rPr>
                <w:rFonts w:hint="eastAsia" w:ascii="宋体" w:hAnsi="宋体" w:cs="Arial"/>
                <w:color w:val="FF0000"/>
                <w:szCs w:val="21"/>
                <w:lang w:val="en-US" w:eastAsia="zh-CN"/>
              </w:rPr>
              <w:t>西南交通大学14组</w:t>
            </w:r>
          </w:p>
        </w:tc>
      </w:tr>
    </w:tbl>
    <w:p w14:paraId="383FC12E">
      <w:pPr>
        <w:pStyle w:val="49"/>
        <w:ind w:firstLine="400"/>
        <w:rPr>
          <w:rFonts w:hint="eastAsia" w:ascii="宋体" w:hAnsi="宋体"/>
        </w:rPr>
      </w:pPr>
    </w:p>
    <w:p w14:paraId="1780D29C">
      <w:pPr>
        <w:ind w:firstLine="400"/>
        <w:rPr>
          <w:rFonts w:hint="eastAsia" w:ascii="宋体" w:hAnsi="宋体"/>
        </w:rPr>
      </w:pPr>
    </w:p>
    <w:p w14:paraId="5CFEDCEB">
      <w:pPr>
        <w:pStyle w:val="26"/>
        <w:spacing w:before="0" w:after="0"/>
        <w:ind w:firstLine="400"/>
        <w:rPr>
          <w:rFonts w:ascii="宋体" w:hAnsi="宋体"/>
          <w:caps w:val="0"/>
        </w:rPr>
      </w:pPr>
      <w:r>
        <w:rPr>
          <w:rFonts w:hint="eastAsia" w:ascii="宋体" w:hAnsi="宋体"/>
          <w:caps w:val="0"/>
        </w:rPr>
        <w:t>修订文档历史记录</w:t>
      </w:r>
    </w:p>
    <w:tbl>
      <w:tblPr>
        <w:tblStyle w:val="36"/>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687"/>
        <w:gridCol w:w="4073"/>
        <w:gridCol w:w="1980"/>
      </w:tblGrid>
      <w:tr w14:paraId="3126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noWrap w:val="0"/>
            <w:vAlign w:val="top"/>
          </w:tcPr>
          <w:p w14:paraId="3B8A89F3">
            <w:pPr>
              <w:ind w:firstLine="400"/>
              <w:jc w:val="both"/>
              <w:rPr>
                <w:rFonts w:ascii="宋体" w:hAnsi="宋体" w:cs="Arial"/>
                <w:b/>
              </w:rPr>
            </w:pPr>
            <w:r>
              <w:rPr>
                <w:rFonts w:hint="eastAsia" w:ascii="宋体" w:hAnsi="宋体" w:cs="Arial"/>
                <w:b/>
              </w:rPr>
              <w:t>日期</w:t>
            </w:r>
          </w:p>
        </w:tc>
        <w:tc>
          <w:tcPr>
            <w:tcW w:w="1687" w:type="dxa"/>
            <w:noWrap w:val="0"/>
            <w:vAlign w:val="top"/>
          </w:tcPr>
          <w:p w14:paraId="6BA169C6">
            <w:pPr>
              <w:ind w:firstLine="400"/>
              <w:jc w:val="both"/>
              <w:rPr>
                <w:rFonts w:ascii="宋体" w:hAnsi="宋体" w:cs="Arial"/>
                <w:b/>
              </w:rPr>
            </w:pPr>
            <w:r>
              <w:rPr>
                <w:rFonts w:hint="eastAsia" w:ascii="宋体" w:hAnsi="宋体" w:cs="Arial"/>
                <w:b/>
              </w:rPr>
              <w:t>版本</w:t>
            </w:r>
          </w:p>
        </w:tc>
        <w:tc>
          <w:tcPr>
            <w:tcW w:w="4073" w:type="dxa"/>
            <w:noWrap w:val="0"/>
            <w:vAlign w:val="top"/>
          </w:tcPr>
          <w:p w14:paraId="6BAB83C4">
            <w:pPr>
              <w:ind w:firstLine="400"/>
              <w:jc w:val="both"/>
              <w:rPr>
                <w:rFonts w:ascii="宋体" w:hAnsi="宋体" w:cs="Arial"/>
                <w:b/>
              </w:rPr>
            </w:pPr>
            <w:r>
              <w:rPr>
                <w:rFonts w:hint="eastAsia" w:ascii="宋体" w:hAnsi="宋体" w:cs="Arial"/>
                <w:b/>
              </w:rPr>
              <w:t>说明</w:t>
            </w:r>
          </w:p>
        </w:tc>
        <w:tc>
          <w:tcPr>
            <w:tcW w:w="1980" w:type="dxa"/>
            <w:noWrap w:val="0"/>
            <w:vAlign w:val="top"/>
          </w:tcPr>
          <w:p w14:paraId="2FDFC46A">
            <w:pPr>
              <w:ind w:firstLine="400"/>
              <w:jc w:val="both"/>
              <w:rPr>
                <w:rFonts w:ascii="宋体" w:hAnsi="宋体" w:cs="Arial"/>
                <w:b/>
              </w:rPr>
            </w:pPr>
            <w:r>
              <w:rPr>
                <w:rFonts w:hint="eastAsia" w:ascii="宋体" w:hAnsi="宋体" w:cs="Arial"/>
                <w:b/>
              </w:rPr>
              <w:t>作者</w:t>
            </w:r>
          </w:p>
        </w:tc>
      </w:tr>
      <w:tr w14:paraId="116A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548" w:type="dxa"/>
            <w:noWrap w:val="0"/>
            <w:vAlign w:val="top"/>
          </w:tcPr>
          <w:p w14:paraId="78899C20">
            <w:pPr>
              <w:jc w:val="center"/>
              <w:rPr>
                <w:rFonts w:hint="eastAsia" w:ascii="宋体" w:hAnsi="宋体" w:cs="Arial"/>
                <w:color w:val="FF0000"/>
              </w:rPr>
            </w:pPr>
            <w:r>
              <w:t>2026-07-16</w:t>
            </w:r>
          </w:p>
        </w:tc>
        <w:tc>
          <w:tcPr>
            <w:tcW w:w="1687" w:type="dxa"/>
            <w:noWrap w:val="0"/>
            <w:vAlign w:val="top"/>
          </w:tcPr>
          <w:p w14:paraId="71EC1FE6">
            <w:pPr>
              <w:jc w:val="center"/>
              <w:rPr>
                <w:rFonts w:hint="eastAsia" w:ascii="宋体" w:hAnsi="宋体" w:cs="Arial"/>
                <w:color w:val="FF0000"/>
              </w:rPr>
            </w:pPr>
            <w:r>
              <w:t>2.0.20260716</w:t>
            </w:r>
          </w:p>
        </w:tc>
        <w:tc>
          <w:tcPr>
            <w:tcW w:w="4073" w:type="dxa"/>
            <w:noWrap w:val="0"/>
            <w:vAlign w:val="top"/>
          </w:tcPr>
          <w:p w14:paraId="77C1711F">
            <w:pPr>
              <w:jc w:val="center"/>
              <w:rPr>
                <w:rFonts w:hint="eastAsia" w:ascii="宋体" w:hAnsi="宋体" w:cs="Arial"/>
                <w:color w:val="FF0000"/>
              </w:rPr>
            </w:pPr>
            <w:r>
              <w:t>根据完整用例阐述文档更新全部功能需求</w:t>
            </w:r>
          </w:p>
        </w:tc>
        <w:tc>
          <w:tcPr>
            <w:tcW w:w="1980" w:type="dxa"/>
            <w:noWrap w:val="0"/>
            <w:vAlign w:val="top"/>
          </w:tcPr>
          <w:p w14:paraId="51D567BE">
            <w:pPr>
              <w:ind w:firstLine="400"/>
              <w:jc w:val="center"/>
              <w:rPr>
                <w:rFonts w:hint="eastAsia" w:ascii="宋体" w:hAnsi="宋体" w:cs="Arial"/>
                <w:color w:val="FF0000"/>
              </w:rPr>
            </w:pPr>
            <w:r>
              <w:t>项目组全体成员</w:t>
            </w:r>
          </w:p>
        </w:tc>
      </w:tr>
      <w:tr w14:paraId="0476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548" w:type="dxa"/>
            <w:noWrap w:val="0"/>
            <w:vAlign w:val="top"/>
          </w:tcPr>
          <w:p w14:paraId="428DCC12">
            <w:pPr>
              <w:jc w:val="center"/>
              <w:rPr>
                <w:rFonts w:hint="eastAsia" w:ascii="宋体" w:hAnsi="宋体" w:eastAsia="宋体" w:cs="Arial"/>
                <w:color w:val="FF0000"/>
                <w:lang w:val="en-US" w:eastAsia="zh-CN"/>
              </w:rPr>
            </w:pPr>
            <w:r>
              <w:t>2026-07-1</w:t>
            </w:r>
            <w:r>
              <w:rPr>
                <w:rFonts w:hint="eastAsia"/>
                <w:lang w:val="en-US" w:eastAsia="zh-CN"/>
              </w:rPr>
              <w:t>7</w:t>
            </w:r>
          </w:p>
        </w:tc>
        <w:tc>
          <w:tcPr>
            <w:tcW w:w="1687" w:type="dxa"/>
            <w:noWrap w:val="0"/>
            <w:vAlign w:val="top"/>
          </w:tcPr>
          <w:p w14:paraId="09B67D3B">
            <w:pPr>
              <w:jc w:val="center"/>
              <w:rPr>
                <w:rFonts w:hint="eastAsia" w:ascii="宋体" w:hAnsi="宋体" w:eastAsia="宋体" w:cs="Arial"/>
                <w:color w:val="FF0000"/>
                <w:lang w:val="en-US" w:eastAsia="zh-CN"/>
              </w:rPr>
            </w:pPr>
            <w:r>
              <w:t>2.0.2026071</w:t>
            </w:r>
            <w:r>
              <w:rPr>
                <w:rFonts w:hint="eastAsia"/>
                <w:lang w:val="en-US" w:eastAsia="zh-CN"/>
              </w:rPr>
              <w:t>7</w:t>
            </w:r>
          </w:p>
        </w:tc>
        <w:tc>
          <w:tcPr>
            <w:tcW w:w="4073" w:type="dxa"/>
            <w:noWrap w:val="0"/>
            <w:vAlign w:val="top"/>
          </w:tcPr>
          <w:p w14:paraId="194E928F">
            <w:pPr>
              <w:jc w:val="center"/>
              <w:rPr>
                <w:rFonts w:hint="default" w:ascii="宋体" w:hAnsi="宋体" w:eastAsia="宋体" w:cs="Arial"/>
                <w:color w:val="FF0000"/>
                <w:lang w:val="en-US" w:eastAsia="zh-CN"/>
              </w:rPr>
            </w:pPr>
            <w:r>
              <w:rPr>
                <w:rFonts w:hint="eastAsia"/>
                <w:lang w:val="en-US" w:eastAsia="zh-CN"/>
              </w:rPr>
              <w:t>修改页眉和页脚</w:t>
            </w:r>
            <w:bookmarkStart w:id="32" w:name="_GoBack"/>
            <w:bookmarkEnd w:id="32"/>
          </w:p>
        </w:tc>
        <w:tc>
          <w:tcPr>
            <w:tcW w:w="1980" w:type="dxa"/>
            <w:noWrap w:val="0"/>
            <w:vAlign w:val="top"/>
          </w:tcPr>
          <w:p w14:paraId="73769A13">
            <w:pPr>
              <w:ind w:firstLine="800" w:firstLineChars="400"/>
              <w:jc w:val="both"/>
              <w:rPr>
                <w:rFonts w:hint="eastAsia" w:ascii="宋体" w:hAnsi="宋体" w:eastAsia="宋体" w:cs="Arial"/>
                <w:color w:val="FF0000"/>
                <w:lang w:val="en-US" w:eastAsia="zh-CN"/>
              </w:rPr>
            </w:pPr>
            <w:r>
              <w:rPr>
                <w:rFonts w:hint="eastAsia"/>
                <w:lang w:val="en-US" w:eastAsia="zh-CN"/>
              </w:rPr>
              <w:t>张涛</w:t>
            </w:r>
          </w:p>
        </w:tc>
      </w:tr>
      <w:tr w14:paraId="4792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548" w:type="dxa"/>
            <w:noWrap w:val="0"/>
            <w:vAlign w:val="top"/>
          </w:tcPr>
          <w:p w14:paraId="4438AB40">
            <w:pPr>
              <w:jc w:val="center"/>
              <w:rPr>
                <w:rFonts w:hint="eastAsia" w:ascii="宋体" w:hAnsi="宋体" w:cs="Arial"/>
                <w:color w:val="FF0000"/>
              </w:rPr>
            </w:pPr>
            <w:r>
              <w:t>2026-07-1</w:t>
            </w:r>
            <w:r>
              <w:rPr>
                <w:rFonts w:hint="eastAsia"/>
                <w:lang w:val="en-US" w:eastAsia="zh-CN"/>
              </w:rPr>
              <w:t>7</w:t>
            </w:r>
          </w:p>
        </w:tc>
        <w:tc>
          <w:tcPr>
            <w:tcW w:w="1687" w:type="dxa"/>
            <w:noWrap w:val="0"/>
            <w:vAlign w:val="top"/>
          </w:tcPr>
          <w:p w14:paraId="73B9A1E0">
            <w:pPr>
              <w:jc w:val="center"/>
              <w:rPr>
                <w:rFonts w:hint="default" w:ascii="宋体" w:hAnsi="宋体" w:cs="Arial"/>
                <w:color w:val="FF0000"/>
                <w:lang w:val="en-US"/>
              </w:rPr>
            </w:pPr>
            <w:r>
              <w:t>2.0.2026071</w:t>
            </w:r>
            <w:r>
              <w:rPr>
                <w:rFonts w:hint="eastAsia"/>
                <w:lang w:val="en-US" w:eastAsia="zh-CN"/>
              </w:rPr>
              <w:t>71</w:t>
            </w:r>
          </w:p>
        </w:tc>
        <w:tc>
          <w:tcPr>
            <w:tcW w:w="4073" w:type="dxa"/>
            <w:noWrap w:val="0"/>
            <w:vAlign w:val="top"/>
          </w:tcPr>
          <w:p w14:paraId="6603B422">
            <w:pPr>
              <w:jc w:val="center"/>
              <w:rPr>
                <w:rFonts w:hint="default"/>
                <w:lang w:val="en-US" w:eastAsia="zh-CN"/>
              </w:rPr>
            </w:pPr>
            <w:r>
              <w:rPr>
                <w:rFonts w:hint="eastAsia"/>
                <w:lang w:val="en-US" w:eastAsia="zh-CN"/>
              </w:rPr>
              <w:t>增加架构图，用例图和流程图</w:t>
            </w:r>
          </w:p>
        </w:tc>
        <w:tc>
          <w:tcPr>
            <w:tcW w:w="1980" w:type="dxa"/>
            <w:noWrap w:val="0"/>
            <w:vAlign w:val="top"/>
          </w:tcPr>
          <w:p w14:paraId="29F343D6">
            <w:pPr>
              <w:ind w:firstLine="800" w:firstLineChars="400"/>
              <w:jc w:val="left"/>
              <w:rPr>
                <w:rFonts w:hint="eastAsia"/>
                <w:lang w:val="en-US" w:eastAsia="zh-CN"/>
              </w:rPr>
            </w:pPr>
            <w:r>
              <w:rPr>
                <w:rFonts w:hint="eastAsia"/>
                <w:lang w:val="en-US" w:eastAsia="zh-CN"/>
              </w:rPr>
              <w:t>张涛</w:t>
            </w:r>
          </w:p>
        </w:tc>
      </w:tr>
      <w:tr w14:paraId="2AA0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A9BA0A3">
            <w:pPr>
              <w:ind w:firstLine="400"/>
              <w:jc w:val="center"/>
              <w:rPr>
                <w:rFonts w:hint="eastAsia" w:ascii="宋体" w:hAnsi="宋体" w:cs="Arial"/>
                <w:color w:val="FF0000"/>
              </w:rPr>
            </w:pPr>
          </w:p>
        </w:tc>
        <w:tc>
          <w:tcPr>
            <w:tcW w:w="1687" w:type="dxa"/>
            <w:noWrap w:val="0"/>
            <w:vAlign w:val="top"/>
          </w:tcPr>
          <w:p w14:paraId="4C2D3B1B">
            <w:pPr>
              <w:ind w:firstLine="400"/>
              <w:jc w:val="center"/>
              <w:rPr>
                <w:rFonts w:hint="eastAsia" w:ascii="宋体" w:hAnsi="宋体" w:cs="Arial"/>
                <w:color w:val="FF0000"/>
              </w:rPr>
            </w:pPr>
          </w:p>
        </w:tc>
        <w:tc>
          <w:tcPr>
            <w:tcW w:w="4073" w:type="dxa"/>
            <w:noWrap w:val="0"/>
            <w:vAlign w:val="top"/>
          </w:tcPr>
          <w:p w14:paraId="328ABE3C">
            <w:pPr>
              <w:ind w:firstLine="400"/>
              <w:jc w:val="center"/>
              <w:rPr>
                <w:rFonts w:hint="eastAsia" w:ascii="宋体" w:hAnsi="宋体" w:cs="Arial"/>
                <w:color w:val="FF0000"/>
              </w:rPr>
            </w:pPr>
          </w:p>
        </w:tc>
        <w:tc>
          <w:tcPr>
            <w:tcW w:w="1980" w:type="dxa"/>
            <w:noWrap w:val="0"/>
            <w:vAlign w:val="top"/>
          </w:tcPr>
          <w:p w14:paraId="2D7F57CF">
            <w:pPr>
              <w:ind w:firstLine="400"/>
              <w:jc w:val="center"/>
              <w:rPr>
                <w:rFonts w:hint="eastAsia" w:ascii="宋体" w:hAnsi="宋体" w:cs="Arial"/>
                <w:color w:val="FF0000"/>
              </w:rPr>
            </w:pPr>
          </w:p>
        </w:tc>
      </w:tr>
      <w:tr w14:paraId="2167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C481469">
            <w:pPr>
              <w:ind w:firstLine="400"/>
              <w:jc w:val="center"/>
              <w:rPr>
                <w:rFonts w:hint="eastAsia" w:ascii="宋体" w:hAnsi="宋体" w:cs="Arial"/>
                <w:color w:val="FF0000"/>
              </w:rPr>
            </w:pPr>
          </w:p>
        </w:tc>
        <w:tc>
          <w:tcPr>
            <w:tcW w:w="1687" w:type="dxa"/>
            <w:noWrap w:val="0"/>
            <w:vAlign w:val="top"/>
          </w:tcPr>
          <w:p w14:paraId="7BAEBC7C">
            <w:pPr>
              <w:ind w:firstLine="400"/>
              <w:jc w:val="center"/>
              <w:rPr>
                <w:rFonts w:hint="eastAsia" w:ascii="宋体" w:hAnsi="宋体" w:cs="Arial"/>
                <w:color w:val="FF0000"/>
              </w:rPr>
            </w:pPr>
          </w:p>
        </w:tc>
        <w:tc>
          <w:tcPr>
            <w:tcW w:w="4073" w:type="dxa"/>
            <w:noWrap w:val="0"/>
            <w:vAlign w:val="top"/>
          </w:tcPr>
          <w:p w14:paraId="6C8CD514">
            <w:pPr>
              <w:ind w:firstLine="400"/>
              <w:jc w:val="center"/>
              <w:rPr>
                <w:rFonts w:ascii="宋体" w:hAnsi="宋体" w:cs="Arial"/>
                <w:color w:val="FF0000"/>
              </w:rPr>
            </w:pPr>
          </w:p>
        </w:tc>
        <w:tc>
          <w:tcPr>
            <w:tcW w:w="1980" w:type="dxa"/>
            <w:noWrap w:val="0"/>
            <w:vAlign w:val="top"/>
          </w:tcPr>
          <w:p w14:paraId="6C9CD5E3">
            <w:pPr>
              <w:ind w:firstLine="400"/>
              <w:jc w:val="center"/>
              <w:rPr>
                <w:rFonts w:hint="eastAsia" w:ascii="宋体" w:hAnsi="宋体" w:cs="Arial"/>
                <w:color w:val="FF0000"/>
              </w:rPr>
            </w:pPr>
          </w:p>
        </w:tc>
      </w:tr>
      <w:tr w14:paraId="5739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B63BC4B">
            <w:pPr>
              <w:ind w:firstLine="400"/>
              <w:jc w:val="center"/>
              <w:rPr>
                <w:rFonts w:hint="eastAsia" w:ascii="宋体" w:hAnsi="宋体" w:cs="Arial"/>
                <w:color w:val="FF0000"/>
              </w:rPr>
            </w:pPr>
          </w:p>
        </w:tc>
        <w:tc>
          <w:tcPr>
            <w:tcW w:w="1687" w:type="dxa"/>
            <w:noWrap w:val="0"/>
            <w:vAlign w:val="top"/>
          </w:tcPr>
          <w:p w14:paraId="5CFFC729">
            <w:pPr>
              <w:ind w:firstLine="400"/>
              <w:jc w:val="center"/>
              <w:rPr>
                <w:rFonts w:ascii="宋体" w:hAnsi="宋体" w:cs="Arial"/>
                <w:color w:val="FF0000"/>
              </w:rPr>
            </w:pPr>
          </w:p>
        </w:tc>
        <w:tc>
          <w:tcPr>
            <w:tcW w:w="4073" w:type="dxa"/>
            <w:noWrap w:val="0"/>
            <w:vAlign w:val="top"/>
          </w:tcPr>
          <w:p w14:paraId="37D476BC">
            <w:pPr>
              <w:ind w:firstLine="400"/>
              <w:jc w:val="center"/>
              <w:rPr>
                <w:rFonts w:ascii="宋体" w:hAnsi="宋体" w:cs="Arial"/>
                <w:color w:val="FF0000"/>
              </w:rPr>
            </w:pPr>
          </w:p>
        </w:tc>
        <w:tc>
          <w:tcPr>
            <w:tcW w:w="1980" w:type="dxa"/>
            <w:noWrap w:val="0"/>
            <w:vAlign w:val="top"/>
          </w:tcPr>
          <w:p w14:paraId="62405FC7">
            <w:pPr>
              <w:ind w:firstLine="400"/>
              <w:jc w:val="center"/>
              <w:rPr>
                <w:rFonts w:ascii="宋体" w:hAnsi="宋体" w:cs="Arial"/>
                <w:color w:val="FF0000"/>
              </w:rPr>
            </w:pPr>
          </w:p>
        </w:tc>
      </w:tr>
      <w:tr w14:paraId="754B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59DD80C">
            <w:pPr>
              <w:ind w:firstLine="400"/>
              <w:jc w:val="center"/>
              <w:rPr>
                <w:rFonts w:ascii="宋体" w:hAnsi="宋体" w:cs="Arial"/>
              </w:rPr>
            </w:pPr>
          </w:p>
        </w:tc>
        <w:tc>
          <w:tcPr>
            <w:tcW w:w="1687" w:type="dxa"/>
            <w:noWrap w:val="0"/>
            <w:vAlign w:val="top"/>
          </w:tcPr>
          <w:p w14:paraId="7892930A">
            <w:pPr>
              <w:ind w:firstLine="400"/>
              <w:jc w:val="center"/>
              <w:rPr>
                <w:rFonts w:ascii="宋体" w:hAnsi="宋体" w:cs="Arial"/>
              </w:rPr>
            </w:pPr>
          </w:p>
        </w:tc>
        <w:tc>
          <w:tcPr>
            <w:tcW w:w="4073" w:type="dxa"/>
            <w:noWrap w:val="0"/>
            <w:vAlign w:val="top"/>
          </w:tcPr>
          <w:p w14:paraId="1E429F7D">
            <w:pPr>
              <w:ind w:firstLine="400"/>
              <w:jc w:val="center"/>
              <w:rPr>
                <w:rFonts w:ascii="宋体" w:hAnsi="宋体" w:cs="Arial"/>
              </w:rPr>
            </w:pPr>
          </w:p>
        </w:tc>
        <w:tc>
          <w:tcPr>
            <w:tcW w:w="1980" w:type="dxa"/>
            <w:noWrap w:val="0"/>
            <w:vAlign w:val="top"/>
          </w:tcPr>
          <w:p w14:paraId="4FCC9B63">
            <w:pPr>
              <w:ind w:firstLine="400"/>
              <w:jc w:val="center"/>
              <w:rPr>
                <w:rFonts w:ascii="宋体" w:hAnsi="宋体" w:cs="Arial"/>
              </w:rPr>
            </w:pPr>
          </w:p>
        </w:tc>
      </w:tr>
      <w:tr w14:paraId="0DFB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DDBAE5F">
            <w:pPr>
              <w:ind w:firstLine="400"/>
              <w:jc w:val="center"/>
              <w:rPr>
                <w:rFonts w:ascii="宋体" w:hAnsi="宋体" w:cs="Arial"/>
              </w:rPr>
            </w:pPr>
          </w:p>
        </w:tc>
        <w:tc>
          <w:tcPr>
            <w:tcW w:w="1687" w:type="dxa"/>
            <w:noWrap w:val="0"/>
            <w:vAlign w:val="top"/>
          </w:tcPr>
          <w:p w14:paraId="4A202EF8">
            <w:pPr>
              <w:ind w:firstLine="400"/>
              <w:jc w:val="center"/>
              <w:rPr>
                <w:rFonts w:ascii="宋体" w:hAnsi="宋体" w:cs="Arial"/>
              </w:rPr>
            </w:pPr>
          </w:p>
        </w:tc>
        <w:tc>
          <w:tcPr>
            <w:tcW w:w="4073" w:type="dxa"/>
            <w:noWrap w:val="0"/>
            <w:vAlign w:val="top"/>
          </w:tcPr>
          <w:p w14:paraId="52BF6E6A">
            <w:pPr>
              <w:ind w:firstLine="400"/>
              <w:jc w:val="center"/>
              <w:rPr>
                <w:rFonts w:ascii="宋体" w:hAnsi="宋体" w:cs="Arial"/>
              </w:rPr>
            </w:pPr>
          </w:p>
        </w:tc>
        <w:tc>
          <w:tcPr>
            <w:tcW w:w="1980" w:type="dxa"/>
            <w:noWrap w:val="0"/>
            <w:vAlign w:val="top"/>
          </w:tcPr>
          <w:p w14:paraId="6950F99E">
            <w:pPr>
              <w:ind w:firstLine="400"/>
              <w:jc w:val="center"/>
              <w:rPr>
                <w:rFonts w:ascii="宋体" w:hAnsi="宋体" w:cs="Arial"/>
              </w:rPr>
            </w:pPr>
          </w:p>
        </w:tc>
      </w:tr>
      <w:tr w14:paraId="75D6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DDEC508">
            <w:pPr>
              <w:ind w:firstLine="400"/>
              <w:jc w:val="center"/>
              <w:rPr>
                <w:rFonts w:ascii="宋体" w:hAnsi="宋体" w:cs="Arial"/>
              </w:rPr>
            </w:pPr>
          </w:p>
        </w:tc>
        <w:tc>
          <w:tcPr>
            <w:tcW w:w="1687" w:type="dxa"/>
            <w:noWrap w:val="0"/>
            <w:vAlign w:val="top"/>
          </w:tcPr>
          <w:p w14:paraId="48D7AB72">
            <w:pPr>
              <w:ind w:firstLine="400"/>
              <w:jc w:val="center"/>
              <w:rPr>
                <w:rFonts w:ascii="宋体" w:hAnsi="宋体" w:cs="Arial"/>
              </w:rPr>
            </w:pPr>
          </w:p>
        </w:tc>
        <w:tc>
          <w:tcPr>
            <w:tcW w:w="4073" w:type="dxa"/>
            <w:noWrap w:val="0"/>
            <w:vAlign w:val="top"/>
          </w:tcPr>
          <w:p w14:paraId="4FE609D0">
            <w:pPr>
              <w:ind w:firstLine="400"/>
              <w:jc w:val="center"/>
              <w:rPr>
                <w:rFonts w:ascii="宋体" w:hAnsi="宋体" w:cs="Arial"/>
              </w:rPr>
            </w:pPr>
          </w:p>
        </w:tc>
        <w:tc>
          <w:tcPr>
            <w:tcW w:w="1980" w:type="dxa"/>
            <w:noWrap w:val="0"/>
            <w:vAlign w:val="top"/>
          </w:tcPr>
          <w:p w14:paraId="1350521F">
            <w:pPr>
              <w:ind w:firstLine="400"/>
              <w:jc w:val="center"/>
              <w:rPr>
                <w:rFonts w:ascii="宋体" w:hAnsi="宋体" w:cs="Arial"/>
              </w:rPr>
            </w:pPr>
          </w:p>
        </w:tc>
      </w:tr>
      <w:tr w14:paraId="26E7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024F088">
            <w:pPr>
              <w:ind w:firstLine="400"/>
              <w:jc w:val="center"/>
              <w:rPr>
                <w:rFonts w:ascii="宋体" w:hAnsi="宋体" w:cs="Arial"/>
              </w:rPr>
            </w:pPr>
          </w:p>
        </w:tc>
        <w:tc>
          <w:tcPr>
            <w:tcW w:w="1687" w:type="dxa"/>
            <w:noWrap w:val="0"/>
            <w:vAlign w:val="top"/>
          </w:tcPr>
          <w:p w14:paraId="70A976D3">
            <w:pPr>
              <w:ind w:firstLine="400"/>
              <w:jc w:val="center"/>
              <w:rPr>
                <w:rFonts w:ascii="宋体" w:hAnsi="宋体" w:cs="Arial"/>
              </w:rPr>
            </w:pPr>
          </w:p>
        </w:tc>
        <w:tc>
          <w:tcPr>
            <w:tcW w:w="4073" w:type="dxa"/>
            <w:noWrap w:val="0"/>
            <w:vAlign w:val="top"/>
          </w:tcPr>
          <w:p w14:paraId="6F805F8E">
            <w:pPr>
              <w:ind w:firstLine="400"/>
              <w:jc w:val="center"/>
              <w:rPr>
                <w:rFonts w:ascii="宋体" w:hAnsi="宋体" w:cs="Arial"/>
              </w:rPr>
            </w:pPr>
          </w:p>
        </w:tc>
        <w:tc>
          <w:tcPr>
            <w:tcW w:w="1980" w:type="dxa"/>
            <w:noWrap w:val="0"/>
            <w:vAlign w:val="top"/>
          </w:tcPr>
          <w:p w14:paraId="744B99E6">
            <w:pPr>
              <w:ind w:firstLine="400"/>
              <w:jc w:val="center"/>
              <w:rPr>
                <w:rFonts w:ascii="宋体" w:hAnsi="宋体" w:cs="Arial"/>
              </w:rPr>
            </w:pPr>
          </w:p>
        </w:tc>
      </w:tr>
      <w:tr w14:paraId="6581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562B035">
            <w:pPr>
              <w:ind w:firstLine="400"/>
              <w:jc w:val="center"/>
              <w:rPr>
                <w:rFonts w:ascii="宋体" w:hAnsi="宋体" w:cs="Arial"/>
              </w:rPr>
            </w:pPr>
          </w:p>
        </w:tc>
        <w:tc>
          <w:tcPr>
            <w:tcW w:w="1687" w:type="dxa"/>
            <w:noWrap w:val="0"/>
            <w:vAlign w:val="top"/>
          </w:tcPr>
          <w:p w14:paraId="79304660">
            <w:pPr>
              <w:ind w:firstLine="400"/>
              <w:jc w:val="center"/>
              <w:rPr>
                <w:rFonts w:ascii="宋体" w:hAnsi="宋体" w:cs="Arial"/>
              </w:rPr>
            </w:pPr>
          </w:p>
        </w:tc>
        <w:tc>
          <w:tcPr>
            <w:tcW w:w="4073" w:type="dxa"/>
            <w:noWrap w:val="0"/>
            <w:vAlign w:val="top"/>
          </w:tcPr>
          <w:p w14:paraId="47F37ACB">
            <w:pPr>
              <w:ind w:firstLine="400"/>
              <w:jc w:val="center"/>
              <w:rPr>
                <w:rFonts w:ascii="宋体" w:hAnsi="宋体" w:cs="Arial"/>
              </w:rPr>
            </w:pPr>
          </w:p>
        </w:tc>
        <w:tc>
          <w:tcPr>
            <w:tcW w:w="1980" w:type="dxa"/>
            <w:noWrap w:val="0"/>
            <w:vAlign w:val="top"/>
          </w:tcPr>
          <w:p w14:paraId="7DABF0D4">
            <w:pPr>
              <w:ind w:firstLine="400"/>
              <w:jc w:val="center"/>
              <w:rPr>
                <w:rFonts w:ascii="宋体" w:hAnsi="宋体" w:cs="Arial"/>
              </w:rPr>
            </w:pPr>
          </w:p>
        </w:tc>
      </w:tr>
      <w:tr w14:paraId="627D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52412D5">
            <w:pPr>
              <w:ind w:firstLine="400"/>
              <w:jc w:val="center"/>
              <w:rPr>
                <w:rFonts w:ascii="宋体" w:hAnsi="宋体" w:cs="Arial"/>
              </w:rPr>
            </w:pPr>
          </w:p>
        </w:tc>
        <w:tc>
          <w:tcPr>
            <w:tcW w:w="1687" w:type="dxa"/>
            <w:noWrap w:val="0"/>
            <w:vAlign w:val="top"/>
          </w:tcPr>
          <w:p w14:paraId="7CB07764">
            <w:pPr>
              <w:ind w:firstLine="400"/>
              <w:jc w:val="center"/>
              <w:rPr>
                <w:rFonts w:ascii="宋体" w:hAnsi="宋体" w:cs="Arial"/>
              </w:rPr>
            </w:pPr>
          </w:p>
        </w:tc>
        <w:tc>
          <w:tcPr>
            <w:tcW w:w="4073" w:type="dxa"/>
            <w:noWrap w:val="0"/>
            <w:vAlign w:val="top"/>
          </w:tcPr>
          <w:p w14:paraId="64BAC67F">
            <w:pPr>
              <w:ind w:firstLine="400"/>
              <w:jc w:val="center"/>
              <w:rPr>
                <w:rFonts w:ascii="宋体" w:hAnsi="宋体" w:cs="Arial"/>
              </w:rPr>
            </w:pPr>
          </w:p>
        </w:tc>
        <w:tc>
          <w:tcPr>
            <w:tcW w:w="1980" w:type="dxa"/>
            <w:noWrap w:val="0"/>
            <w:vAlign w:val="top"/>
          </w:tcPr>
          <w:p w14:paraId="06A0B9E0">
            <w:pPr>
              <w:ind w:firstLine="400"/>
              <w:jc w:val="center"/>
              <w:rPr>
                <w:rFonts w:ascii="宋体" w:hAnsi="宋体" w:cs="Arial"/>
              </w:rPr>
            </w:pPr>
          </w:p>
        </w:tc>
      </w:tr>
      <w:tr w14:paraId="217A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74407F96">
            <w:pPr>
              <w:ind w:firstLine="400"/>
              <w:jc w:val="center"/>
              <w:rPr>
                <w:rFonts w:ascii="宋体" w:hAnsi="宋体" w:cs="Arial"/>
              </w:rPr>
            </w:pPr>
          </w:p>
        </w:tc>
        <w:tc>
          <w:tcPr>
            <w:tcW w:w="1687" w:type="dxa"/>
            <w:noWrap w:val="0"/>
            <w:vAlign w:val="top"/>
          </w:tcPr>
          <w:p w14:paraId="751FED39">
            <w:pPr>
              <w:ind w:firstLine="400"/>
              <w:jc w:val="center"/>
              <w:rPr>
                <w:rFonts w:ascii="宋体" w:hAnsi="宋体" w:cs="Arial"/>
              </w:rPr>
            </w:pPr>
          </w:p>
        </w:tc>
        <w:tc>
          <w:tcPr>
            <w:tcW w:w="4073" w:type="dxa"/>
            <w:noWrap w:val="0"/>
            <w:vAlign w:val="top"/>
          </w:tcPr>
          <w:p w14:paraId="7D5ADB00">
            <w:pPr>
              <w:ind w:firstLine="400"/>
              <w:jc w:val="center"/>
              <w:rPr>
                <w:rFonts w:ascii="宋体" w:hAnsi="宋体" w:cs="Arial"/>
              </w:rPr>
            </w:pPr>
          </w:p>
        </w:tc>
        <w:tc>
          <w:tcPr>
            <w:tcW w:w="1980" w:type="dxa"/>
            <w:noWrap w:val="0"/>
            <w:vAlign w:val="top"/>
          </w:tcPr>
          <w:p w14:paraId="4327561A">
            <w:pPr>
              <w:ind w:firstLine="400"/>
              <w:jc w:val="center"/>
              <w:rPr>
                <w:rFonts w:ascii="宋体" w:hAnsi="宋体" w:cs="Arial"/>
              </w:rPr>
            </w:pPr>
          </w:p>
        </w:tc>
      </w:tr>
      <w:tr w14:paraId="16BE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03A4242B">
            <w:pPr>
              <w:ind w:firstLine="400"/>
              <w:jc w:val="center"/>
              <w:rPr>
                <w:rFonts w:ascii="宋体" w:hAnsi="宋体" w:cs="Arial"/>
              </w:rPr>
            </w:pPr>
          </w:p>
        </w:tc>
        <w:tc>
          <w:tcPr>
            <w:tcW w:w="1687" w:type="dxa"/>
            <w:noWrap w:val="0"/>
            <w:vAlign w:val="top"/>
          </w:tcPr>
          <w:p w14:paraId="370B6D11">
            <w:pPr>
              <w:ind w:firstLine="400"/>
              <w:jc w:val="center"/>
              <w:rPr>
                <w:rFonts w:ascii="宋体" w:hAnsi="宋体" w:cs="Arial"/>
              </w:rPr>
            </w:pPr>
          </w:p>
        </w:tc>
        <w:tc>
          <w:tcPr>
            <w:tcW w:w="4073" w:type="dxa"/>
            <w:noWrap w:val="0"/>
            <w:vAlign w:val="top"/>
          </w:tcPr>
          <w:p w14:paraId="1F634C38">
            <w:pPr>
              <w:ind w:firstLine="400"/>
              <w:jc w:val="center"/>
              <w:rPr>
                <w:rFonts w:ascii="宋体" w:hAnsi="宋体" w:cs="Arial"/>
              </w:rPr>
            </w:pPr>
          </w:p>
        </w:tc>
        <w:tc>
          <w:tcPr>
            <w:tcW w:w="1980" w:type="dxa"/>
            <w:noWrap w:val="0"/>
            <w:vAlign w:val="top"/>
          </w:tcPr>
          <w:p w14:paraId="1246562A">
            <w:pPr>
              <w:ind w:firstLine="400"/>
              <w:jc w:val="center"/>
              <w:rPr>
                <w:rFonts w:ascii="宋体" w:hAnsi="宋体" w:cs="Arial"/>
              </w:rPr>
            </w:pPr>
          </w:p>
        </w:tc>
      </w:tr>
      <w:tr w14:paraId="5715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6E3816CF">
            <w:pPr>
              <w:ind w:firstLine="400"/>
              <w:jc w:val="center"/>
              <w:rPr>
                <w:rFonts w:ascii="宋体" w:hAnsi="宋体" w:cs="Arial"/>
              </w:rPr>
            </w:pPr>
          </w:p>
        </w:tc>
        <w:tc>
          <w:tcPr>
            <w:tcW w:w="1687" w:type="dxa"/>
            <w:noWrap w:val="0"/>
            <w:vAlign w:val="top"/>
          </w:tcPr>
          <w:p w14:paraId="5E6A2094">
            <w:pPr>
              <w:ind w:firstLine="400"/>
              <w:jc w:val="center"/>
              <w:rPr>
                <w:rFonts w:ascii="宋体" w:hAnsi="宋体" w:cs="Arial"/>
              </w:rPr>
            </w:pPr>
          </w:p>
        </w:tc>
        <w:tc>
          <w:tcPr>
            <w:tcW w:w="4073" w:type="dxa"/>
            <w:noWrap w:val="0"/>
            <w:vAlign w:val="top"/>
          </w:tcPr>
          <w:p w14:paraId="24711C10">
            <w:pPr>
              <w:ind w:firstLine="400"/>
              <w:jc w:val="center"/>
              <w:rPr>
                <w:rFonts w:ascii="宋体" w:hAnsi="宋体" w:cs="Arial"/>
              </w:rPr>
            </w:pPr>
          </w:p>
        </w:tc>
        <w:tc>
          <w:tcPr>
            <w:tcW w:w="1980" w:type="dxa"/>
            <w:noWrap w:val="0"/>
            <w:vAlign w:val="top"/>
          </w:tcPr>
          <w:p w14:paraId="705DEFE7">
            <w:pPr>
              <w:ind w:firstLine="400"/>
              <w:jc w:val="center"/>
              <w:rPr>
                <w:rFonts w:ascii="宋体" w:hAnsi="宋体" w:cs="Arial"/>
              </w:rPr>
            </w:pPr>
          </w:p>
        </w:tc>
      </w:tr>
      <w:tr w14:paraId="77F1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8A0AB66">
            <w:pPr>
              <w:ind w:firstLine="400"/>
              <w:jc w:val="center"/>
              <w:rPr>
                <w:rFonts w:ascii="宋体" w:hAnsi="宋体" w:cs="Arial"/>
              </w:rPr>
            </w:pPr>
          </w:p>
        </w:tc>
        <w:tc>
          <w:tcPr>
            <w:tcW w:w="1687" w:type="dxa"/>
            <w:noWrap w:val="0"/>
            <w:vAlign w:val="top"/>
          </w:tcPr>
          <w:p w14:paraId="3D866F2C">
            <w:pPr>
              <w:ind w:firstLine="400"/>
              <w:jc w:val="center"/>
              <w:rPr>
                <w:rFonts w:ascii="宋体" w:hAnsi="宋体" w:cs="Arial"/>
              </w:rPr>
            </w:pPr>
          </w:p>
        </w:tc>
        <w:tc>
          <w:tcPr>
            <w:tcW w:w="4073" w:type="dxa"/>
            <w:noWrap w:val="0"/>
            <w:vAlign w:val="top"/>
          </w:tcPr>
          <w:p w14:paraId="009BD995">
            <w:pPr>
              <w:ind w:firstLine="400"/>
              <w:jc w:val="center"/>
              <w:rPr>
                <w:rFonts w:ascii="宋体" w:hAnsi="宋体" w:cs="Arial"/>
              </w:rPr>
            </w:pPr>
          </w:p>
        </w:tc>
        <w:tc>
          <w:tcPr>
            <w:tcW w:w="1980" w:type="dxa"/>
            <w:noWrap w:val="0"/>
            <w:vAlign w:val="top"/>
          </w:tcPr>
          <w:p w14:paraId="5C0637F9">
            <w:pPr>
              <w:ind w:firstLine="400"/>
              <w:jc w:val="center"/>
              <w:rPr>
                <w:rFonts w:ascii="宋体" w:hAnsi="宋体" w:cs="Arial"/>
              </w:rPr>
            </w:pPr>
          </w:p>
        </w:tc>
      </w:tr>
      <w:tr w14:paraId="362C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4F7083BE">
            <w:pPr>
              <w:ind w:firstLine="400"/>
              <w:jc w:val="center"/>
              <w:rPr>
                <w:rFonts w:ascii="宋体" w:hAnsi="宋体" w:cs="Arial"/>
              </w:rPr>
            </w:pPr>
          </w:p>
        </w:tc>
        <w:tc>
          <w:tcPr>
            <w:tcW w:w="1687" w:type="dxa"/>
            <w:noWrap w:val="0"/>
            <w:vAlign w:val="top"/>
          </w:tcPr>
          <w:p w14:paraId="695BADAF">
            <w:pPr>
              <w:ind w:firstLine="400"/>
              <w:jc w:val="center"/>
              <w:rPr>
                <w:rFonts w:ascii="宋体" w:hAnsi="宋体" w:cs="Arial"/>
              </w:rPr>
            </w:pPr>
          </w:p>
        </w:tc>
        <w:tc>
          <w:tcPr>
            <w:tcW w:w="4073" w:type="dxa"/>
            <w:noWrap w:val="0"/>
            <w:vAlign w:val="top"/>
          </w:tcPr>
          <w:p w14:paraId="0EC2F9DC">
            <w:pPr>
              <w:ind w:firstLine="400"/>
              <w:jc w:val="center"/>
              <w:rPr>
                <w:rFonts w:ascii="宋体" w:hAnsi="宋体" w:cs="Arial"/>
              </w:rPr>
            </w:pPr>
          </w:p>
        </w:tc>
        <w:tc>
          <w:tcPr>
            <w:tcW w:w="1980" w:type="dxa"/>
            <w:noWrap w:val="0"/>
            <w:vAlign w:val="top"/>
          </w:tcPr>
          <w:p w14:paraId="73D64DF0">
            <w:pPr>
              <w:ind w:firstLine="400"/>
              <w:jc w:val="center"/>
              <w:rPr>
                <w:rFonts w:ascii="宋体" w:hAnsi="宋体" w:cs="Arial"/>
              </w:rPr>
            </w:pPr>
          </w:p>
        </w:tc>
      </w:tr>
      <w:tr w14:paraId="1277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C5CB20C">
            <w:pPr>
              <w:ind w:firstLine="400"/>
              <w:jc w:val="center"/>
              <w:rPr>
                <w:rFonts w:ascii="宋体" w:hAnsi="宋体" w:cs="Arial"/>
              </w:rPr>
            </w:pPr>
          </w:p>
        </w:tc>
        <w:tc>
          <w:tcPr>
            <w:tcW w:w="1687" w:type="dxa"/>
            <w:noWrap w:val="0"/>
            <w:vAlign w:val="top"/>
          </w:tcPr>
          <w:p w14:paraId="3F0D2295">
            <w:pPr>
              <w:ind w:firstLine="400"/>
              <w:jc w:val="center"/>
              <w:rPr>
                <w:rFonts w:ascii="宋体" w:hAnsi="宋体" w:cs="Arial"/>
              </w:rPr>
            </w:pPr>
          </w:p>
        </w:tc>
        <w:tc>
          <w:tcPr>
            <w:tcW w:w="4073" w:type="dxa"/>
            <w:noWrap w:val="0"/>
            <w:vAlign w:val="top"/>
          </w:tcPr>
          <w:p w14:paraId="40BDFC75">
            <w:pPr>
              <w:ind w:firstLine="400"/>
              <w:jc w:val="center"/>
              <w:rPr>
                <w:rFonts w:ascii="宋体" w:hAnsi="宋体" w:cs="Arial"/>
              </w:rPr>
            </w:pPr>
          </w:p>
        </w:tc>
        <w:tc>
          <w:tcPr>
            <w:tcW w:w="1980" w:type="dxa"/>
            <w:noWrap w:val="0"/>
            <w:vAlign w:val="top"/>
          </w:tcPr>
          <w:p w14:paraId="469147F2">
            <w:pPr>
              <w:ind w:firstLine="400"/>
              <w:jc w:val="center"/>
              <w:rPr>
                <w:rFonts w:ascii="宋体" w:hAnsi="宋体" w:cs="Arial"/>
              </w:rPr>
            </w:pPr>
          </w:p>
        </w:tc>
      </w:tr>
      <w:tr w14:paraId="00A5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noWrap w:val="0"/>
            <w:vAlign w:val="top"/>
          </w:tcPr>
          <w:p w14:paraId="2782F2EF">
            <w:pPr>
              <w:ind w:firstLine="400"/>
              <w:jc w:val="center"/>
              <w:rPr>
                <w:rFonts w:ascii="宋体" w:hAnsi="宋体" w:cs="Arial"/>
              </w:rPr>
            </w:pPr>
          </w:p>
        </w:tc>
        <w:tc>
          <w:tcPr>
            <w:tcW w:w="1687" w:type="dxa"/>
            <w:noWrap w:val="0"/>
            <w:vAlign w:val="top"/>
          </w:tcPr>
          <w:p w14:paraId="6544EC5C">
            <w:pPr>
              <w:ind w:firstLine="400"/>
              <w:jc w:val="center"/>
              <w:rPr>
                <w:rFonts w:ascii="宋体" w:hAnsi="宋体" w:cs="Arial"/>
              </w:rPr>
            </w:pPr>
          </w:p>
        </w:tc>
        <w:tc>
          <w:tcPr>
            <w:tcW w:w="4073" w:type="dxa"/>
            <w:noWrap w:val="0"/>
            <w:vAlign w:val="top"/>
          </w:tcPr>
          <w:p w14:paraId="2554DA95">
            <w:pPr>
              <w:ind w:firstLine="400"/>
              <w:jc w:val="center"/>
              <w:rPr>
                <w:rFonts w:ascii="宋体" w:hAnsi="宋体" w:cs="Arial"/>
              </w:rPr>
            </w:pPr>
          </w:p>
        </w:tc>
        <w:tc>
          <w:tcPr>
            <w:tcW w:w="1980" w:type="dxa"/>
            <w:noWrap w:val="0"/>
            <w:vAlign w:val="top"/>
          </w:tcPr>
          <w:p w14:paraId="71CC0DC0">
            <w:pPr>
              <w:ind w:firstLine="400"/>
              <w:jc w:val="center"/>
              <w:rPr>
                <w:rFonts w:ascii="宋体" w:hAnsi="宋体" w:cs="Arial"/>
              </w:rPr>
            </w:pPr>
          </w:p>
        </w:tc>
      </w:tr>
    </w:tbl>
    <w:p w14:paraId="48F94760">
      <w:pPr>
        <w:ind w:firstLine="400"/>
        <w:rPr>
          <w:rFonts w:ascii="宋体" w:hAnsi="宋体"/>
        </w:rPr>
      </w:pPr>
    </w:p>
    <w:p w14:paraId="4BE80B04">
      <w:pPr>
        <w:ind w:firstLine="400"/>
        <w:rPr>
          <w:rFonts w:hint="eastAsia"/>
          <w:b/>
          <w:sz w:val="44"/>
        </w:rPr>
        <w:sectPr>
          <w:footerReference r:id="rId3" w:type="even"/>
          <w:pgSz w:w="11906" w:h="16838"/>
          <w:pgMar w:top="1440" w:right="1797" w:bottom="1440" w:left="1797" w:header="851" w:footer="992" w:gutter="0"/>
          <w:cols w:space="720" w:num="1"/>
          <w:docGrid w:type="linesAndChars" w:linePitch="312" w:charSpace="0"/>
        </w:sectPr>
      </w:pPr>
    </w:p>
    <w:p w14:paraId="70240C55">
      <w:pPr>
        <w:ind w:firstLine="400"/>
        <w:rPr>
          <w:rFonts w:hint="eastAsia"/>
          <w:b/>
          <w:sz w:val="28"/>
        </w:rPr>
      </w:pPr>
      <w:r>
        <w:rPr>
          <w:rFonts w:hint="eastAsia"/>
          <w:b/>
          <w:sz w:val="44"/>
        </w:rPr>
        <w:t>目 录</w:t>
      </w:r>
    </w:p>
    <w:p w14:paraId="430E6059">
      <w:pPr>
        <w:pStyle w:val="26"/>
        <w:tabs>
          <w:tab w:val="right" w:leader="dot" w:pos="8312"/>
        </w:tabs>
      </w:pPr>
      <w:r>
        <w:rPr>
          <w:caps w:val="0"/>
          <w:sz w:val="21"/>
        </w:rPr>
        <w:fldChar w:fldCharType="begin"/>
      </w:r>
      <w:r>
        <w:rPr>
          <w:caps w:val="0"/>
          <w:sz w:val="21"/>
        </w:rPr>
        <w:instrText xml:space="preserve"> TOC \o "1-3" \h \z </w:instrText>
      </w:r>
      <w:r>
        <w:rPr>
          <w:caps w:val="0"/>
          <w:sz w:val="21"/>
        </w:rPr>
        <w:fldChar w:fldCharType="separate"/>
      </w:r>
      <w:r>
        <w:rPr>
          <w:caps w:val="0"/>
        </w:rPr>
        <w:fldChar w:fldCharType="begin"/>
      </w:r>
      <w:r>
        <w:rPr>
          <w:caps w:val="0"/>
        </w:rPr>
        <w:instrText xml:space="preserve"> HYPERLINK \l _Toc32425 </w:instrText>
      </w:r>
      <w:r>
        <w:rPr>
          <w:caps w:val="0"/>
        </w:rPr>
        <w:fldChar w:fldCharType="separate"/>
      </w:r>
      <w:r>
        <w:rPr>
          <w:rFonts w:hint="eastAsia"/>
        </w:rPr>
        <w:t>1. 引言</w:t>
      </w:r>
      <w:r>
        <w:tab/>
      </w:r>
      <w:r>
        <w:fldChar w:fldCharType="begin"/>
      </w:r>
      <w:r>
        <w:instrText xml:space="preserve"> PAGEREF _Toc32425 \h </w:instrText>
      </w:r>
      <w:r>
        <w:fldChar w:fldCharType="separate"/>
      </w:r>
      <w:r>
        <w:t>1</w:t>
      </w:r>
      <w:r>
        <w:fldChar w:fldCharType="end"/>
      </w:r>
      <w:r>
        <w:rPr>
          <w:caps w:val="0"/>
        </w:rPr>
        <w:fldChar w:fldCharType="end"/>
      </w:r>
    </w:p>
    <w:p w14:paraId="78009B42">
      <w:pPr>
        <w:pStyle w:val="32"/>
        <w:tabs>
          <w:tab w:val="right" w:leader="dot" w:pos="8312"/>
        </w:tabs>
      </w:pPr>
      <w:r>
        <w:rPr>
          <w:caps/>
        </w:rPr>
        <w:fldChar w:fldCharType="begin"/>
      </w:r>
      <w:r>
        <w:rPr>
          <w:caps/>
        </w:rPr>
        <w:instrText xml:space="preserve"> HYPERLINK \l _Toc22378 </w:instrText>
      </w:r>
      <w:r>
        <w:rPr>
          <w:caps/>
        </w:rPr>
        <w:fldChar w:fldCharType="separate"/>
      </w:r>
      <w:r>
        <w:rPr>
          <w:rFonts w:hint="eastAsia"/>
        </w:rPr>
        <w:t>1.1 目的</w:t>
      </w:r>
      <w:r>
        <w:tab/>
      </w:r>
      <w:r>
        <w:fldChar w:fldCharType="begin"/>
      </w:r>
      <w:r>
        <w:instrText xml:space="preserve"> PAGEREF _Toc22378 \h </w:instrText>
      </w:r>
      <w:r>
        <w:fldChar w:fldCharType="separate"/>
      </w:r>
      <w:r>
        <w:t>1</w:t>
      </w:r>
      <w:r>
        <w:fldChar w:fldCharType="end"/>
      </w:r>
      <w:r>
        <w:rPr>
          <w:caps/>
        </w:rPr>
        <w:fldChar w:fldCharType="end"/>
      </w:r>
    </w:p>
    <w:p w14:paraId="557A0DD1">
      <w:pPr>
        <w:pStyle w:val="32"/>
        <w:tabs>
          <w:tab w:val="right" w:leader="dot" w:pos="8312"/>
        </w:tabs>
      </w:pPr>
      <w:r>
        <w:rPr>
          <w:caps/>
        </w:rPr>
        <w:fldChar w:fldCharType="begin"/>
      </w:r>
      <w:r>
        <w:rPr>
          <w:caps/>
        </w:rPr>
        <w:instrText xml:space="preserve"> HYPERLINK \l _Toc2476 </w:instrText>
      </w:r>
      <w:r>
        <w:rPr>
          <w:caps/>
        </w:rPr>
        <w:fldChar w:fldCharType="separate"/>
      </w:r>
      <w:r>
        <w:rPr>
          <w:rFonts w:hint="eastAsia"/>
        </w:rPr>
        <w:t>1.2 范围</w:t>
      </w:r>
      <w:r>
        <w:tab/>
      </w:r>
      <w:r>
        <w:fldChar w:fldCharType="begin"/>
      </w:r>
      <w:r>
        <w:instrText xml:space="preserve"> PAGEREF _Toc2476 \h </w:instrText>
      </w:r>
      <w:r>
        <w:fldChar w:fldCharType="separate"/>
      </w:r>
      <w:r>
        <w:t>1</w:t>
      </w:r>
      <w:r>
        <w:fldChar w:fldCharType="end"/>
      </w:r>
      <w:r>
        <w:rPr>
          <w:caps/>
        </w:rPr>
        <w:fldChar w:fldCharType="end"/>
      </w:r>
    </w:p>
    <w:p w14:paraId="703F5B08">
      <w:pPr>
        <w:pStyle w:val="32"/>
        <w:tabs>
          <w:tab w:val="right" w:leader="dot" w:pos="8312"/>
        </w:tabs>
      </w:pPr>
      <w:r>
        <w:rPr>
          <w:caps/>
        </w:rPr>
        <w:fldChar w:fldCharType="begin"/>
      </w:r>
      <w:r>
        <w:rPr>
          <w:caps/>
        </w:rPr>
        <w:instrText xml:space="preserve"> HYPERLINK \l _Toc15170 </w:instrText>
      </w:r>
      <w:r>
        <w:rPr>
          <w:caps/>
        </w:rPr>
        <w:fldChar w:fldCharType="separate"/>
      </w:r>
      <w:r>
        <w:rPr>
          <w:rFonts w:hint="eastAsia"/>
        </w:rPr>
        <w:t>1.3 定义、首字母缩写词和缩略语</w:t>
      </w:r>
      <w:r>
        <w:tab/>
      </w:r>
      <w:r>
        <w:fldChar w:fldCharType="begin"/>
      </w:r>
      <w:r>
        <w:instrText xml:space="preserve"> PAGEREF _Toc15170 \h </w:instrText>
      </w:r>
      <w:r>
        <w:fldChar w:fldCharType="separate"/>
      </w:r>
      <w:r>
        <w:t>1</w:t>
      </w:r>
      <w:r>
        <w:fldChar w:fldCharType="end"/>
      </w:r>
      <w:r>
        <w:rPr>
          <w:caps/>
        </w:rPr>
        <w:fldChar w:fldCharType="end"/>
      </w:r>
    </w:p>
    <w:p w14:paraId="225843CF">
      <w:pPr>
        <w:pStyle w:val="32"/>
        <w:tabs>
          <w:tab w:val="right" w:leader="dot" w:pos="8312"/>
        </w:tabs>
      </w:pPr>
      <w:r>
        <w:rPr>
          <w:caps/>
        </w:rPr>
        <w:fldChar w:fldCharType="begin"/>
      </w:r>
      <w:r>
        <w:rPr>
          <w:caps/>
        </w:rPr>
        <w:instrText xml:space="preserve"> HYPERLINK \l _Toc5021 </w:instrText>
      </w:r>
      <w:r>
        <w:rPr>
          <w:caps/>
        </w:rPr>
        <w:fldChar w:fldCharType="separate"/>
      </w:r>
      <w:r>
        <w:rPr>
          <w:rFonts w:hint="eastAsia"/>
        </w:rPr>
        <w:t>1.4 参考资料</w:t>
      </w:r>
      <w:r>
        <w:tab/>
      </w:r>
      <w:r>
        <w:fldChar w:fldCharType="begin"/>
      </w:r>
      <w:r>
        <w:instrText xml:space="preserve"> PAGEREF _Toc5021 \h </w:instrText>
      </w:r>
      <w:r>
        <w:fldChar w:fldCharType="separate"/>
      </w:r>
      <w:r>
        <w:t>1</w:t>
      </w:r>
      <w:r>
        <w:fldChar w:fldCharType="end"/>
      </w:r>
      <w:r>
        <w:rPr>
          <w:caps/>
        </w:rPr>
        <w:fldChar w:fldCharType="end"/>
      </w:r>
    </w:p>
    <w:p w14:paraId="1156DBF5">
      <w:pPr>
        <w:pStyle w:val="26"/>
        <w:tabs>
          <w:tab w:val="right" w:leader="dot" w:pos="8312"/>
        </w:tabs>
      </w:pPr>
      <w:r>
        <w:rPr>
          <w:caps/>
        </w:rPr>
        <w:fldChar w:fldCharType="begin"/>
      </w:r>
      <w:r>
        <w:rPr>
          <w:caps/>
        </w:rPr>
        <w:instrText xml:space="preserve"> HYPERLINK \l _Toc12455 </w:instrText>
      </w:r>
      <w:r>
        <w:rPr>
          <w:caps/>
        </w:rPr>
        <w:fldChar w:fldCharType="separate"/>
      </w:r>
      <w:r>
        <w:rPr>
          <w:rFonts w:hint="eastAsia"/>
        </w:rPr>
        <w:t>2. 软件总体概述</w:t>
      </w:r>
      <w:r>
        <w:tab/>
      </w:r>
      <w:r>
        <w:fldChar w:fldCharType="begin"/>
      </w:r>
      <w:r>
        <w:instrText xml:space="preserve"> PAGEREF _Toc12455 \h </w:instrText>
      </w:r>
      <w:r>
        <w:fldChar w:fldCharType="separate"/>
      </w:r>
      <w:r>
        <w:t>1</w:t>
      </w:r>
      <w:r>
        <w:fldChar w:fldCharType="end"/>
      </w:r>
      <w:r>
        <w:rPr>
          <w:caps/>
        </w:rPr>
        <w:fldChar w:fldCharType="end"/>
      </w:r>
    </w:p>
    <w:p w14:paraId="1B17A848">
      <w:pPr>
        <w:pStyle w:val="32"/>
        <w:tabs>
          <w:tab w:val="right" w:leader="dot" w:pos="8312"/>
        </w:tabs>
      </w:pPr>
      <w:r>
        <w:rPr>
          <w:caps/>
        </w:rPr>
        <w:fldChar w:fldCharType="begin"/>
      </w:r>
      <w:r>
        <w:rPr>
          <w:caps/>
        </w:rPr>
        <w:instrText xml:space="preserve"> HYPERLINK \l _Toc24297 </w:instrText>
      </w:r>
      <w:r>
        <w:rPr>
          <w:caps/>
        </w:rPr>
        <w:fldChar w:fldCharType="separate"/>
      </w:r>
      <w:r>
        <w:rPr>
          <w:rFonts w:hint="eastAsia"/>
        </w:rPr>
        <w:t>2.1 软件描述</w:t>
      </w:r>
      <w:r>
        <w:tab/>
      </w:r>
      <w:r>
        <w:fldChar w:fldCharType="begin"/>
      </w:r>
      <w:r>
        <w:instrText xml:space="preserve"> PAGEREF _Toc24297 \h </w:instrText>
      </w:r>
      <w:r>
        <w:fldChar w:fldCharType="separate"/>
      </w:r>
      <w:r>
        <w:t>2</w:t>
      </w:r>
      <w:r>
        <w:fldChar w:fldCharType="end"/>
      </w:r>
      <w:r>
        <w:rPr>
          <w:caps/>
        </w:rPr>
        <w:fldChar w:fldCharType="end"/>
      </w:r>
    </w:p>
    <w:p w14:paraId="26EC9481">
      <w:pPr>
        <w:pStyle w:val="19"/>
        <w:tabs>
          <w:tab w:val="right" w:leader="dot" w:pos="8312"/>
        </w:tabs>
      </w:pPr>
      <w:r>
        <w:rPr>
          <w:caps/>
        </w:rPr>
        <w:fldChar w:fldCharType="begin"/>
      </w:r>
      <w:r>
        <w:rPr>
          <w:caps/>
        </w:rPr>
        <w:instrText xml:space="preserve"> HYPERLINK \l _Toc7407 </w:instrText>
      </w:r>
      <w:r>
        <w:rPr>
          <w:caps/>
        </w:rPr>
        <w:fldChar w:fldCharType="separate"/>
      </w:r>
      <w:r>
        <w:rPr>
          <w:rFonts w:hint="eastAsia"/>
        </w:rPr>
        <w:t>2.1.1 系统属性</w:t>
      </w:r>
      <w:r>
        <w:tab/>
      </w:r>
      <w:r>
        <w:fldChar w:fldCharType="begin"/>
      </w:r>
      <w:r>
        <w:instrText xml:space="preserve"> PAGEREF _Toc7407 \h </w:instrText>
      </w:r>
      <w:r>
        <w:fldChar w:fldCharType="separate"/>
      </w:r>
      <w:r>
        <w:t>2</w:t>
      </w:r>
      <w:r>
        <w:fldChar w:fldCharType="end"/>
      </w:r>
      <w:r>
        <w:rPr>
          <w:caps/>
        </w:rPr>
        <w:fldChar w:fldCharType="end"/>
      </w:r>
    </w:p>
    <w:p w14:paraId="4155DC2D">
      <w:pPr>
        <w:pStyle w:val="19"/>
        <w:tabs>
          <w:tab w:val="right" w:leader="dot" w:pos="8312"/>
        </w:tabs>
      </w:pPr>
      <w:r>
        <w:rPr>
          <w:caps/>
        </w:rPr>
        <w:fldChar w:fldCharType="begin"/>
      </w:r>
      <w:r>
        <w:rPr>
          <w:caps/>
        </w:rPr>
        <w:instrText xml:space="preserve"> HYPERLINK \l _Toc15786 </w:instrText>
      </w:r>
      <w:r>
        <w:rPr>
          <w:caps/>
        </w:rPr>
        <w:fldChar w:fldCharType="separate"/>
      </w:r>
      <w:r>
        <w:rPr>
          <w:rFonts w:hint="eastAsia"/>
        </w:rPr>
        <w:t>2.1.2 开发背景</w:t>
      </w:r>
      <w:r>
        <w:tab/>
      </w:r>
      <w:r>
        <w:fldChar w:fldCharType="begin"/>
      </w:r>
      <w:r>
        <w:instrText xml:space="preserve"> PAGEREF _Toc15786 \h </w:instrText>
      </w:r>
      <w:r>
        <w:fldChar w:fldCharType="separate"/>
      </w:r>
      <w:r>
        <w:t>2</w:t>
      </w:r>
      <w:r>
        <w:fldChar w:fldCharType="end"/>
      </w:r>
      <w:r>
        <w:rPr>
          <w:caps/>
        </w:rPr>
        <w:fldChar w:fldCharType="end"/>
      </w:r>
    </w:p>
    <w:p w14:paraId="3276E013">
      <w:pPr>
        <w:pStyle w:val="19"/>
        <w:tabs>
          <w:tab w:val="right" w:leader="dot" w:pos="8312"/>
        </w:tabs>
      </w:pPr>
      <w:r>
        <w:rPr>
          <w:caps/>
        </w:rPr>
        <w:fldChar w:fldCharType="begin"/>
      </w:r>
      <w:r>
        <w:rPr>
          <w:caps/>
        </w:rPr>
        <w:instrText xml:space="preserve"> HYPERLINK \l _Toc27522 </w:instrText>
      </w:r>
      <w:r>
        <w:rPr>
          <w:caps/>
        </w:rPr>
        <w:fldChar w:fldCharType="separate"/>
      </w:r>
      <w:r>
        <w:rPr>
          <w:rFonts w:hint="eastAsia"/>
        </w:rPr>
        <w:t>2.1.3 软件功能</w:t>
      </w:r>
      <w:r>
        <w:tab/>
      </w:r>
      <w:r>
        <w:fldChar w:fldCharType="begin"/>
      </w:r>
      <w:r>
        <w:instrText xml:space="preserve"> PAGEREF _Toc27522 \h </w:instrText>
      </w:r>
      <w:r>
        <w:fldChar w:fldCharType="separate"/>
      </w:r>
      <w:r>
        <w:t>2</w:t>
      </w:r>
      <w:r>
        <w:fldChar w:fldCharType="end"/>
      </w:r>
      <w:r>
        <w:rPr>
          <w:caps/>
        </w:rPr>
        <w:fldChar w:fldCharType="end"/>
      </w:r>
    </w:p>
    <w:p w14:paraId="14C59C93">
      <w:pPr>
        <w:pStyle w:val="32"/>
        <w:tabs>
          <w:tab w:val="right" w:leader="dot" w:pos="8312"/>
        </w:tabs>
      </w:pPr>
      <w:r>
        <w:rPr>
          <w:caps/>
        </w:rPr>
        <w:fldChar w:fldCharType="begin"/>
      </w:r>
      <w:r>
        <w:rPr>
          <w:caps/>
        </w:rPr>
        <w:instrText xml:space="preserve"> HYPERLINK \l _Toc4242 </w:instrText>
      </w:r>
      <w:r>
        <w:rPr>
          <w:caps/>
        </w:rPr>
        <w:fldChar w:fldCharType="separate"/>
      </w:r>
      <w:r>
        <w:rPr>
          <w:rFonts w:hint="eastAsia"/>
        </w:rPr>
        <w:t>2.2 用户的特点</w:t>
      </w:r>
      <w:r>
        <w:tab/>
      </w:r>
      <w:r>
        <w:fldChar w:fldCharType="begin"/>
      </w:r>
      <w:r>
        <w:instrText xml:space="preserve"> PAGEREF _Toc4242 \h </w:instrText>
      </w:r>
      <w:r>
        <w:fldChar w:fldCharType="separate"/>
      </w:r>
      <w:r>
        <w:t>2</w:t>
      </w:r>
      <w:r>
        <w:fldChar w:fldCharType="end"/>
      </w:r>
      <w:r>
        <w:rPr>
          <w:caps/>
        </w:rPr>
        <w:fldChar w:fldCharType="end"/>
      </w:r>
    </w:p>
    <w:p w14:paraId="57775FA7">
      <w:pPr>
        <w:pStyle w:val="32"/>
        <w:tabs>
          <w:tab w:val="right" w:leader="dot" w:pos="8312"/>
        </w:tabs>
      </w:pPr>
      <w:r>
        <w:rPr>
          <w:caps/>
        </w:rPr>
        <w:fldChar w:fldCharType="begin"/>
      </w:r>
      <w:r>
        <w:rPr>
          <w:caps/>
        </w:rPr>
        <w:instrText xml:space="preserve"> HYPERLINK \l _Toc14728 </w:instrText>
      </w:r>
      <w:r>
        <w:rPr>
          <w:caps/>
        </w:rPr>
        <w:fldChar w:fldCharType="separate"/>
      </w:r>
      <w:r>
        <w:rPr>
          <w:rFonts w:hint="eastAsia"/>
        </w:rPr>
        <w:t>2.3 限制与约束</w:t>
      </w:r>
      <w:r>
        <w:tab/>
      </w:r>
      <w:r>
        <w:fldChar w:fldCharType="begin"/>
      </w:r>
      <w:r>
        <w:instrText xml:space="preserve"> PAGEREF _Toc14728 \h </w:instrText>
      </w:r>
      <w:r>
        <w:fldChar w:fldCharType="separate"/>
      </w:r>
      <w:r>
        <w:t>2</w:t>
      </w:r>
      <w:r>
        <w:fldChar w:fldCharType="end"/>
      </w:r>
      <w:r>
        <w:rPr>
          <w:caps/>
        </w:rPr>
        <w:fldChar w:fldCharType="end"/>
      </w:r>
    </w:p>
    <w:p w14:paraId="2259C984">
      <w:pPr>
        <w:pStyle w:val="26"/>
        <w:tabs>
          <w:tab w:val="right" w:leader="dot" w:pos="8312"/>
        </w:tabs>
      </w:pPr>
      <w:r>
        <w:rPr>
          <w:caps/>
        </w:rPr>
        <w:fldChar w:fldCharType="begin"/>
      </w:r>
      <w:r>
        <w:rPr>
          <w:caps/>
        </w:rPr>
        <w:instrText xml:space="preserve"> HYPERLINK \l _Toc19040 </w:instrText>
      </w:r>
      <w:r>
        <w:rPr>
          <w:caps/>
        </w:rPr>
        <w:fldChar w:fldCharType="separate"/>
      </w:r>
      <w:r>
        <w:rPr>
          <w:rFonts w:hint="eastAsia"/>
        </w:rPr>
        <w:t>3. 具体需求</w:t>
      </w:r>
      <w:r>
        <w:tab/>
      </w:r>
      <w:r>
        <w:fldChar w:fldCharType="begin"/>
      </w:r>
      <w:r>
        <w:instrText xml:space="preserve"> PAGEREF _Toc19040 \h </w:instrText>
      </w:r>
      <w:r>
        <w:fldChar w:fldCharType="separate"/>
      </w:r>
      <w:r>
        <w:t>3</w:t>
      </w:r>
      <w:r>
        <w:fldChar w:fldCharType="end"/>
      </w:r>
      <w:r>
        <w:rPr>
          <w:caps/>
        </w:rPr>
        <w:fldChar w:fldCharType="end"/>
      </w:r>
    </w:p>
    <w:p w14:paraId="4A0040CD">
      <w:pPr>
        <w:pStyle w:val="32"/>
        <w:tabs>
          <w:tab w:val="right" w:leader="dot" w:pos="8312"/>
        </w:tabs>
      </w:pPr>
      <w:r>
        <w:rPr>
          <w:caps/>
        </w:rPr>
        <w:fldChar w:fldCharType="begin"/>
      </w:r>
      <w:r>
        <w:rPr>
          <w:caps/>
        </w:rPr>
        <w:instrText xml:space="preserve"> HYPERLINK \l _Toc14362 </w:instrText>
      </w:r>
      <w:r>
        <w:rPr>
          <w:caps/>
        </w:rPr>
        <w:fldChar w:fldCharType="separate"/>
      </w:r>
      <w:r>
        <w:rPr>
          <w:rFonts w:hint="eastAsia"/>
          <w:lang w:val="en-US" w:eastAsia="zh-CN"/>
        </w:rPr>
        <w:t>3.1</w:t>
      </w:r>
      <w:r>
        <w:t>UC-COM-01 管理本社区医生档案</w:t>
      </w:r>
      <w:r>
        <w:tab/>
      </w:r>
      <w:r>
        <w:fldChar w:fldCharType="begin"/>
      </w:r>
      <w:r>
        <w:instrText xml:space="preserve"> PAGEREF _Toc14362 \h </w:instrText>
      </w:r>
      <w:r>
        <w:fldChar w:fldCharType="separate"/>
      </w:r>
      <w:r>
        <w:t>3</w:t>
      </w:r>
      <w:r>
        <w:fldChar w:fldCharType="end"/>
      </w:r>
      <w:r>
        <w:rPr>
          <w:caps/>
        </w:rPr>
        <w:fldChar w:fldCharType="end"/>
      </w:r>
    </w:p>
    <w:p w14:paraId="6D532877">
      <w:pPr>
        <w:pStyle w:val="32"/>
        <w:tabs>
          <w:tab w:val="right" w:leader="dot" w:pos="8312"/>
        </w:tabs>
      </w:pPr>
      <w:r>
        <w:rPr>
          <w:caps/>
        </w:rPr>
        <w:fldChar w:fldCharType="begin"/>
      </w:r>
      <w:r>
        <w:rPr>
          <w:caps/>
        </w:rPr>
        <w:instrText xml:space="preserve"> HYPERLINK \l _Toc983 </w:instrText>
      </w:r>
      <w:r>
        <w:rPr>
          <w:caps/>
        </w:rPr>
        <w:fldChar w:fldCharType="separate"/>
      </w:r>
      <w:r>
        <w:rPr>
          <w:rFonts w:hint="eastAsia"/>
          <w:lang w:val="en-US" w:eastAsia="zh-CN"/>
        </w:rPr>
        <w:t>3.2 UC-COM-02 为新入住老人分配签约医生</w:t>
      </w:r>
      <w:r>
        <w:tab/>
      </w:r>
      <w:r>
        <w:fldChar w:fldCharType="begin"/>
      </w:r>
      <w:r>
        <w:instrText xml:space="preserve"> PAGEREF _Toc983 \h </w:instrText>
      </w:r>
      <w:r>
        <w:fldChar w:fldCharType="separate"/>
      </w:r>
      <w:r>
        <w:t>3</w:t>
      </w:r>
      <w:r>
        <w:fldChar w:fldCharType="end"/>
      </w:r>
      <w:r>
        <w:rPr>
          <w:caps/>
        </w:rPr>
        <w:fldChar w:fldCharType="end"/>
      </w:r>
    </w:p>
    <w:p w14:paraId="26B1EACA">
      <w:pPr>
        <w:pStyle w:val="32"/>
        <w:tabs>
          <w:tab w:val="right" w:leader="dot" w:pos="8312"/>
        </w:tabs>
      </w:pPr>
      <w:r>
        <w:rPr>
          <w:caps/>
        </w:rPr>
        <w:fldChar w:fldCharType="begin"/>
      </w:r>
      <w:r>
        <w:rPr>
          <w:caps/>
        </w:rPr>
        <w:instrText xml:space="preserve"> HYPERLINK \l _Toc16591 </w:instrText>
      </w:r>
      <w:r>
        <w:rPr>
          <w:caps/>
        </w:rPr>
        <w:fldChar w:fldCharType="separate"/>
      </w:r>
      <w:r>
        <w:rPr>
          <w:rFonts w:hint="eastAsia"/>
          <w:lang w:val="en-US" w:eastAsia="zh-CN"/>
        </w:rPr>
        <w:t>3.3 UC-DOC-01 查看个人Dashboard</w:t>
      </w:r>
      <w:r>
        <w:tab/>
      </w:r>
      <w:r>
        <w:fldChar w:fldCharType="begin"/>
      </w:r>
      <w:r>
        <w:instrText xml:space="preserve"> PAGEREF _Toc16591 \h </w:instrText>
      </w:r>
      <w:r>
        <w:fldChar w:fldCharType="separate"/>
      </w:r>
      <w:r>
        <w:t>4</w:t>
      </w:r>
      <w:r>
        <w:fldChar w:fldCharType="end"/>
      </w:r>
      <w:r>
        <w:rPr>
          <w:caps/>
        </w:rPr>
        <w:fldChar w:fldCharType="end"/>
      </w:r>
    </w:p>
    <w:p w14:paraId="1FE9C8DC">
      <w:pPr>
        <w:pStyle w:val="32"/>
        <w:tabs>
          <w:tab w:val="right" w:leader="dot" w:pos="8312"/>
        </w:tabs>
      </w:pPr>
      <w:r>
        <w:rPr>
          <w:caps/>
        </w:rPr>
        <w:fldChar w:fldCharType="begin"/>
      </w:r>
      <w:r>
        <w:rPr>
          <w:caps/>
        </w:rPr>
        <w:instrText xml:space="preserve"> HYPERLINK \l _Toc19596 </w:instrText>
      </w:r>
      <w:r>
        <w:rPr>
          <w:caps/>
        </w:rPr>
        <w:fldChar w:fldCharType="separate"/>
      </w:r>
      <w:r>
        <w:rPr>
          <w:rFonts w:hint="eastAsia"/>
          <w:lang w:val="en-US" w:eastAsia="zh-CN"/>
        </w:rPr>
        <w:t>3.4 UC-DOC-02 新增/编辑/查询老人档案</w:t>
      </w:r>
      <w:r>
        <w:tab/>
      </w:r>
      <w:r>
        <w:fldChar w:fldCharType="begin"/>
      </w:r>
      <w:r>
        <w:instrText xml:space="preserve"> PAGEREF _Toc19596 \h </w:instrText>
      </w:r>
      <w:r>
        <w:fldChar w:fldCharType="separate"/>
      </w:r>
      <w:r>
        <w:t>4</w:t>
      </w:r>
      <w:r>
        <w:fldChar w:fldCharType="end"/>
      </w:r>
      <w:r>
        <w:rPr>
          <w:caps/>
        </w:rPr>
        <w:fldChar w:fldCharType="end"/>
      </w:r>
    </w:p>
    <w:p w14:paraId="41B270B8">
      <w:pPr>
        <w:pStyle w:val="32"/>
        <w:tabs>
          <w:tab w:val="right" w:leader="dot" w:pos="8312"/>
        </w:tabs>
      </w:pPr>
      <w:r>
        <w:rPr>
          <w:caps/>
        </w:rPr>
        <w:fldChar w:fldCharType="begin"/>
      </w:r>
      <w:r>
        <w:rPr>
          <w:caps/>
        </w:rPr>
        <w:instrText xml:space="preserve"> HYPERLINK \l _Toc14300 </w:instrText>
      </w:r>
      <w:r>
        <w:rPr>
          <w:caps/>
        </w:rPr>
        <w:fldChar w:fldCharType="separate"/>
      </w:r>
      <w:r>
        <w:rPr>
          <w:rFonts w:hint="eastAsia"/>
          <w:lang w:val="en-US" w:eastAsia="zh-CN"/>
        </w:rPr>
        <w:t>3.5 UC-DOC-03 导入老人健康数据</w:t>
      </w:r>
      <w:r>
        <w:tab/>
      </w:r>
      <w:r>
        <w:fldChar w:fldCharType="begin"/>
      </w:r>
      <w:r>
        <w:instrText xml:space="preserve"> PAGEREF _Toc14300 \h </w:instrText>
      </w:r>
      <w:r>
        <w:fldChar w:fldCharType="separate"/>
      </w:r>
      <w:r>
        <w:t>4</w:t>
      </w:r>
      <w:r>
        <w:fldChar w:fldCharType="end"/>
      </w:r>
      <w:r>
        <w:rPr>
          <w:caps/>
        </w:rPr>
        <w:fldChar w:fldCharType="end"/>
      </w:r>
    </w:p>
    <w:p w14:paraId="7884E922">
      <w:pPr>
        <w:pStyle w:val="32"/>
        <w:tabs>
          <w:tab w:val="right" w:leader="dot" w:pos="8312"/>
        </w:tabs>
      </w:pPr>
      <w:r>
        <w:rPr>
          <w:caps/>
        </w:rPr>
        <w:fldChar w:fldCharType="begin"/>
      </w:r>
      <w:r>
        <w:rPr>
          <w:caps/>
        </w:rPr>
        <w:instrText xml:space="preserve"> HYPERLINK \l _Toc1798 </w:instrText>
      </w:r>
      <w:r>
        <w:rPr>
          <w:caps/>
        </w:rPr>
        <w:fldChar w:fldCharType="separate"/>
      </w:r>
      <w:r>
        <w:rPr>
          <w:rFonts w:hint="eastAsia"/>
          <w:lang w:val="en-US" w:eastAsia="zh-CN"/>
        </w:rPr>
        <w:t>3.6 UC-DOC-04 查看健康数据趋势图</w:t>
      </w:r>
      <w:r>
        <w:tab/>
      </w:r>
      <w:r>
        <w:fldChar w:fldCharType="begin"/>
      </w:r>
      <w:r>
        <w:instrText xml:space="preserve"> PAGEREF _Toc1798 \h </w:instrText>
      </w:r>
      <w:r>
        <w:fldChar w:fldCharType="separate"/>
      </w:r>
      <w:r>
        <w:t>5</w:t>
      </w:r>
      <w:r>
        <w:fldChar w:fldCharType="end"/>
      </w:r>
      <w:r>
        <w:rPr>
          <w:caps/>
        </w:rPr>
        <w:fldChar w:fldCharType="end"/>
      </w:r>
    </w:p>
    <w:p w14:paraId="2E8059D2">
      <w:pPr>
        <w:pStyle w:val="32"/>
        <w:tabs>
          <w:tab w:val="right" w:leader="dot" w:pos="8312"/>
        </w:tabs>
      </w:pPr>
      <w:r>
        <w:rPr>
          <w:caps/>
        </w:rPr>
        <w:fldChar w:fldCharType="begin"/>
      </w:r>
      <w:r>
        <w:rPr>
          <w:caps/>
        </w:rPr>
        <w:instrText xml:space="preserve"> HYPERLINK \l _Toc28713 </w:instrText>
      </w:r>
      <w:r>
        <w:rPr>
          <w:caps/>
        </w:rPr>
        <w:fldChar w:fldCharType="separate"/>
      </w:r>
      <w:r>
        <w:rPr>
          <w:rFonts w:hint="eastAsia"/>
          <w:lang w:val="en-US" w:eastAsia="zh-CN"/>
        </w:rPr>
        <w:t>3.7 UC-DOC-05 处理预警</w:t>
      </w:r>
      <w:r>
        <w:tab/>
      </w:r>
      <w:r>
        <w:fldChar w:fldCharType="begin"/>
      </w:r>
      <w:r>
        <w:instrText xml:space="preserve"> PAGEREF _Toc28713 \h </w:instrText>
      </w:r>
      <w:r>
        <w:fldChar w:fldCharType="separate"/>
      </w:r>
      <w:r>
        <w:t>5</w:t>
      </w:r>
      <w:r>
        <w:fldChar w:fldCharType="end"/>
      </w:r>
      <w:r>
        <w:rPr>
          <w:caps/>
        </w:rPr>
        <w:fldChar w:fldCharType="end"/>
      </w:r>
    </w:p>
    <w:p w14:paraId="6F2DEAF4">
      <w:pPr>
        <w:pStyle w:val="32"/>
        <w:tabs>
          <w:tab w:val="right" w:leader="dot" w:pos="8312"/>
        </w:tabs>
      </w:pPr>
      <w:r>
        <w:rPr>
          <w:caps/>
        </w:rPr>
        <w:fldChar w:fldCharType="begin"/>
      </w:r>
      <w:r>
        <w:rPr>
          <w:caps/>
        </w:rPr>
        <w:instrText xml:space="preserve"> HYPERLINK \l _Toc21257 </w:instrText>
      </w:r>
      <w:r>
        <w:rPr>
          <w:caps/>
        </w:rPr>
        <w:fldChar w:fldCharType="separate"/>
      </w:r>
      <w:r>
        <w:rPr>
          <w:rFonts w:hint="eastAsia"/>
          <w:lang w:val="en-US" w:eastAsia="zh-CN"/>
        </w:rPr>
        <w:t>3.8 UC-DOC-06 制定与执行随访计划</w:t>
      </w:r>
      <w:r>
        <w:tab/>
      </w:r>
      <w:r>
        <w:fldChar w:fldCharType="begin"/>
      </w:r>
      <w:r>
        <w:instrText xml:space="preserve"> PAGEREF _Toc21257 \h </w:instrText>
      </w:r>
      <w:r>
        <w:fldChar w:fldCharType="separate"/>
      </w:r>
      <w:r>
        <w:t>5</w:t>
      </w:r>
      <w:r>
        <w:fldChar w:fldCharType="end"/>
      </w:r>
      <w:r>
        <w:rPr>
          <w:caps/>
        </w:rPr>
        <w:fldChar w:fldCharType="end"/>
      </w:r>
    </w:p>
    <w:p w14:paraId="78CD5B3B">
      <w:pPr>
        <w:pStyle w:val="32"/>
        <w:tabs>
          <w:tab w:val="right" w:leader="dot" w:pos="8312"/>
        </w:tabs>
      </w:pPr>
      <w:r>
        <w:rPr>
          <w:caps/>
        </w:rPr>
        <w:fldChar w:fldCharType="begin"/>
      </w:r>
      <w:r>
        <w:rPr>
          <w:caps/>
        </w:rPr>
        <w:instrText xml:space="preserve"> HYPERLINK \l _Toc10497 </w:instrText>
      </w:r>
      <w:r>
        <w:rPr>
          <w:caps/>
        </w:rPr>
        <w:fldChar w:fldCharType="separate"/>
      </w:r>
      <w:r>
        <w:rPr>
          <w:rFonts w:hint="eastAsia"/>
          <w:lang w:val="en-US" w:eastAsia="zh-CN"/>
        </w:rPr>
        <w:t>3.9 UC-DOC-07 生成与填写健康评估报告</w:t>
      </w:r>
      <w:r>
        <w:tab/>
      </w:r>
      <w:r>
        <w:fldChar w:fldCharType="begin"/>
      </w:r>
      <w:r>
        <w:instrText xml:space="preserve"> PAGEREF _Toc10497 \h </w:instrText>
      </w:r>
      <w:r>
        <w:fldChar w:fldCharType="separate"/>
      </w:r>
      <w:r>
        <w:t>6</w:t>
      </w:r>
      <w:r>
        <w:fldChar w:fldCharType="end"/>
      </w:r>
      <w:r>
        <w:rPr>
          <w:caps/>
        </w:rPr>
        <w:fldChar w:fldCharType="end"/>
      </w:r>
    </w:p>
    <w:p w14:paraId="24082213">
      <w:pPr>
        <w:pStyle w:val="32"/>
        <w:tabs>
          <w:tab w:val="right" w:leader="dot" w:pos="8312"/>
        </w:tabs>
      </w:pPr>
      <w:r>
        <w:rPr>
          <w:caps/>
        </w:rPr>
        <w:fldChar w:fldCharType="begin"/>
      </w:r>
      <w:r>
        <w:rPr>
          <w:caps/>
        </w:rPr>
        <w:instrText xml:space="preserve"> HYPERLINK \l _Toc24319 </w:instrText>
      </w:r>
      <w:r>
        <w:rPr>
          <w:caps/>
        </w:rPr>
        <w:fldChar w:fldCharType="separate"/>
      </w:r>
      <w:r>
        <w:rPr>
          <w:rFonts w:hint="eastAsia"/>
          <w:lang w:val="en-US" w:eastAsia="zh-CN"/>
        </w:rPr>
        <w:t>3.10 UC-DOC-08 提交设备报修</w:t>
      </w:r>
      <w:r>
        <w:tab/>
      </w:r>
      <w:r>
        <w:fldChar w:fldCharType="begin"/>
      </w:r>
      <w:r>
        <w:instrText xml:space="preserve"> PAGEREF _Toc24319 \h </w:instrText>
      </w:r>
      <w:r>
        <w:fldChar w:fldCharType="separate"/>
      </w:r>
      <w:r>
        <w:t>6</w:t>
      </w:r>
      <w:r>
        <w:fldChar w:fldCharType="end"/>
      </w:r>
      <w:r>
        <w:rPr>
          <w:caps/>
        </w:rPr>
        <w:fldChar w:fldCharType="end"/>
      </w:r>
    </w:p>
    <w:p w14:paraId="5120AC1B">
      <w:pPr>
        <w:pStyle w:val="32"/>
        <w:tabs>
          <w:tab w:val="right" w:leader="dot" w:pos="8312"/>
        </w:tabs>
      </w:pPr>
      <w:r>
        <w:rPr>
          <w:caps/>
        </w:rPr>
        <w:fldChar w:fldCharType="begin"/>
      </w:r>
      <w:r>
        <w:rPr>
          <w:caps/>
        </w:rPr>
        <w:instrText xml:space="preserve"> HYPERLINK \l _Toc14918 </w:instrText>
      </w:r>
      <w:r>
        <w:rPr>
          <w:caps/>
        </w:rPr>
        <w:fldChar w:fldCharType="separate"/>
      </w:r>
      <w:r>
        <w:rPr>
          <w:rFonts w:hint="eastAsia"/>
          <w:lang w:val="en-US" w:eastAsia="zh-CN"/>
        </w:rPr>
        <w:t>3.11 UC-DEV-01 录入与编辑设备台账</w:t>
      </w:r>
      <w:r>
        <w:tab/>
      </w:r>
      <w:r>
        <w:fldChar w:fldCharType="begin"/>
      </w:r>
      <w:r>
        <w:instrText xml:space="preserve"> PAGEREF _Toc14918 \h </w:instrText>
      </w:r>
      <w:r>
        <w:fldChar w:fldCharType="separate"/>
      </w:r>
      <w:r>
        <w:t>6</w:t>
      </w:r>
      <w:r>
        <w:fldChar w:fldCharType="end"/>
      </w:r>
      <w:r>
        <w:rPr>
          <w:caps/>
        </w:rPr>
        <w:fldChar w:fldCharType="end"/>
      </w:r>
    </w:p>
    <w:p w14:paraId="789FF3BB">
      <w:pPr>
        <w:pStyle w:val="32"/>
        <w:tabs>
          <w:tab w:val="right" w:leader="dot" w:pos="8312"/>
        </w:tabs>
      </w:pPr>
      <w:r>
        <w:rPr>
          <w:caps/>
        </w:rPr>
        <w:fldChar w:fldCharType="begin"/>
      </w:r>
      <w:r>
        <w:rPr>
          <w:caps/>
        </w:rPr>
        <w:instrText xml:space="preserve"> HYPERLINK \l _Toc473 </w:instrText>
      </w:r>
      <w:r>
        <w:rPr>
          <w:caps/>
        </w:rPr>
        <w:fldChar w:fldCharType="separate"/>
      </w:r>
      <w:r>
        <w:rPr>
          <w:rFonts w:hint="eastAsia"/>
          <w:lang w:val="en-US" w:eastAsia="zh-CN"/>
        </w:rPr>
        <w:t>3.12 UC-DEV-02 查看设备在线状态并处理离线告警</w:t>
      </w:r>
      <w:r>
        <w:tab/>
      </w:r>
      <w:r>
        <w:fldChar w:fldCharType="begin"/>
      </w:r>
      <w:r>
        <w:instrText xml:space="preserve"> PAGEREF _Toc473 \h </w:instrText>
      </w:r>
      <w:r>
        <w:fldChar w:fldCharType="separate"/>
      </w:r>
      <w:r>
        <w:t>7</w:t>
      </w:r>
      <w:r>
        <w:fldChar w:fldCharType="end"/>
      </w:r>
      <w:r>
        <w:rPr>
          <w:caps/>
        </w:rPr>
        <w:fldChar w:fldCharType="end"/>
      </w:r>
    </w:p>
    <w:p w14:paraId="7FF49CEE">
      <w:pPr>
        <w:pStyle w:val="32"/>
        <w:tabs>
          <w:tab w:val="right" w:leader="dot" w:pos="8312"/>
        </w:tabs>
      </w:pPr>
      <w:r>
        <w:rPr>
          <w:caps/>
        </w:rPr>
        <w:fldChar w:fldCharType="begin"/>
      </w:r>
      <w:r>
        <w:rPr>
          <w:caps/>
        </w:rPr>
        <w:instrText xml:space="preserve"> HYPERLINK \l _Toc27479 </w:instrText>
      </w:r>
      <w:r>
        <w:rPr>
          <w:caps/>
        </w:rPr>
        <w:fldChar w:fldCharType="separate"/>
      </w:r>
      <w:r>
        <w:rPr>
          <w:rFonts w:hint="eastAsia"/>
          <w:lang w:val="en-US" w:eastAsia="zh-CN"/>
        </w:rPr>
        <w:t>3.13 UC-DEV-03 更新设备状态（维修与报废）</w:t>
      </w:r>
      <w:r>
        <w:tab/>
      </w:r>
      <w:r>
        <w:fldChar w:fldCharType="begin"/>
      </w:r>
      <w:r>
        <w:instrText xml:space="preserve"> PAGEREF _Toc27479 \h </w:instrText>
      </w:r>
      <w:r>
        <w:fldChar w:fldCharType="separate"/>
      </w:r>
      <w:r>
        <w:t>7</w:t>
      </w:r>
      <w:r>
        <w:fldChar w:fldCharType="end"/>
      </w:r>
      <w:r>
        <w:rPr>
          <w:caps/>
        </w:rPr>
        <w:fldChar w:fldCharType="end"/>
      </w:r>
    </w:p>
    <w:p w14:paraId="2A3649ED">
      <w:pPr>
        <w:pStyle w:val="32"/>
        <w:tabs>
          <w:tab w:val="right" w:leader="dot" w:pos="8312"/>
        </w:tabs>
      </w:pPr>
      <w:r>
        <w:rPr>
          <w:caps/>
        </w:rPr>
        <w:fldChar w:fldCharType="begin"/>
      </w:r>
      <w:r>
        <w:rPr>
          <w:caps/>
        </w:rPr>
        <w:instrText xml:space="preserve"> HYPERLINK \l _Toc18664 </w:instrText>
      </w:r>
      <w:r>
        <w:rPr>
          <w:caps/>
        </w:rPr>
        <w:fldChar w:fldCharType="separate"/>
      </w:r>
      <w:r>
        <w:rPr>
          <w:rFonts w:hint="eastAsia"/>
          <w:lang w:val="en-US" w:eastAsia="zh-CN"/>
        </w:rPr>
        <w:t>3.14 UC-ORG-01 查看各社区统计报表</w:t>
      </w:r>
      <w:r>
        <w:tab/>
      </w:r>
      <w:r>
        <w:fldChar w:fldCharType="begin"/>
      </w:r>
      <w:r>
        <w:instrText xml:space="preserve"> PAGEREF _Toc18664 \h </w:instrText>
      </w:r>
      <w:r>
        <w:fldChar w:fldCharType="separate"/>
      </w:r>
      <w:r>
        <w:t>7</w:t>
      </w:r>
      <w:r>
        <w:fldChar w:fldCharType="end"/>
      </w:r>
      <w:r>
        <w:rPr>
          <w:caps/>
        </w:rPr>
        <w:fldChar w:fldCharType="end"/>
      </w:r>
    </w:p>
    <w:p w14:paraId="6DBA2E59">
      <w:pPr>
        <w:pStyle w:val="32"/>
        <w:tabs>
          <w:tab w:val="right" w:leader="dot" w:pos="8312"/>
        </w:tabs>
      </w:pPr>
      <w:r>
        <w:rPr>
          <w:caps/>
        </w:rPr>
        <w:fldChar w:fldCharType="begin"/>
      </w:r>
      <w:r>
        <w:rPr>
          <w:caps/>
        </w:rPr>
        <w:instrText xml:space="preserve"> HYPERLINK \l _Toc4612 </w:instrText>
      </w:r>
      <w:r>
        <w:rPr>
          <w:caps/>
        </w:rPr>
        <w:fldChar w:fldCharType="separate"/>
      </w:r>
      <w:r>
        <w:rPr>
          <w:rFonts w:hint="eastAsia"/>
          <w:lang w:val="en-US" w:eastAsia="zh-CN"/>
        </w:rPr>
        <w:t>3.15 UC-ORG-02 导出报表向上级汇报</w:t>
      </w:r>
      <w:r>
        <w:tab/>
      </w:r>
      <w:r>
        <w:fldChar w:fldCharType="begin"/>
      </w:r>
      <w:r>
        <w:instrText xml:space="preserve"> PAGEREF _Toc4612 \h </w:instrText>
      </w:r>
      <w:r>
        <w:fldChar w:fldCharType="separate"/>
      </w:r>
      <w:r>
        <w:t>7</w:t>
      </w:r>
      <w:r>
        <w:fldChar w:fldCharType="end"/>
      </w:r>
      <w:r>
        <w:rPr>
          <w:caps/>
        </w:rPr>
        <w:fldChar w:fldCharType="end"/>
      </w:r>
    </w:p>
    <w:p w14:paraId="4991004D">
      <w:pPr>
        <w:pStyle w:val="32"/>
        <w:tabs>
          <w:tab w:val="right" w:leader="dot" w:pos="8312"/>
        </w:tabs>
      </w:pPr>
      <w:r>
        <w:rPr>
          <w:caps/>
        </w:rPr>
        <w:fldChar w:fldCharType="begin"/>
      </w:r>
      <w:r>
        <w:rPr>
          <w:caps/>
        </w:rPr>
        <w:instrText xml:space="preserve"> HYPERLINK \l _Toc16756 </w:instrText>
      </w:r>
      <w:r>
        <w:rPr>
          <w:caps/>
        </w:rPr>
        <w:fldChar w:fldCharType="separate"/>
      </w:r>
      <w:r>
        <w:rPr>
          <w:rFonts w:hint="eastAsia"/>
          <w:lang w:val="en-US" w:eastAsia="zh-CN"/>
        </w:rPr>
        <w:t>3.16 UC-COM-03 查看本社区报表并导出</w:t>
      </w:r>
      <w:r>
        <w:tab/>
      </w:r>
      <w:r>
        <w:fldChar w:fldCharType="begin"/>
      </w:r>
      <w:r>
        <w:instrText xml:space="preserve"> PAGEREF _Toc16756 \h </w:instrText>
      </w:r>
      <w:r>
        <w:fldChar w:fldCharType="separate"/>
      </w:r>
      <w:r>
        <w:t>8</w:t>
      </w:r>
      <w:r>
        <w:fldChar w:fldCharType="end"/>
      </w:r>
      <w:r>
        <w:rPr>
          <w:caps/>
        </w:rPr>
        <w:fldChar w:fldCharType="end"/>
      </w:r>
    </w:p>
    <w:p w14:paraId="19FD03DC">
      <w:pPr>
        <w:pStyle w:val="26"/>
        <w:tabs>
          <w:tab w:val="right" w:leader="dot" w:pos="8312"/>
        </w:tabs>
      </w:pPr>
      <w:r>
        <w:rPr>
          <w:caps/>
        </w:rPr>
        <w:fldChar w:fldCharType="begin"/>
      </w:r>
      <w:r>
        <w:rPr>
          <w:caps/>
        </w:rPr>
        <w:instrText xml:space="preserve"> HYPERLINK \l _Toc16965 </w:instrText>
      </w:r>
      <w:r>
        <w:rPr>
          <w:caps/>
        </w:rPr>
        <w:fldChar w:fldCharType="separate"/>
      </w:r>
      <w:r>
        <w:rPr>
          <w:rFonts w:hint="eastAsia"/>
        </w:rPr>
        <w:t>4. 性能</w:t>
      </w:r>
      <w:r>
        <w:tab/>
      </w:r>
      <w:r>
        <w:fldChar w:fldCharType="begin"/>
      </w:r>
      <w:r>
        <w:instrText xml:space="preserve"> PAGEREF _Toc16965 \h </w:instrText>
      </w:r>
      <w:r>
        <w:fldChar w:fldCharType="separate"/>
      </w:r>
      <w:r>
        <w:t>8</w:t>
      </w:r>
      <w:r>
        <w:fldChar w:fldCharType="end"/>
      </w:r>
      <w:r>
        <w:rPr>
          <w:caps/>
        </w:rPr>
        <w:fldChar w:fldCharType="end"/>
      </w:r>
    </w:p>
    <w:p w14:paraId="273F6154">
      <w:pPr>
        <w:tabs>
          <w:tab w:val="left" w:pos="400"/>
          <w:tab w:val="right" w:leader="dot" w:pos="8302"/>
        </w:tabs>
        <w:spacing w:before="120" w:after="120"/>
        <w:ind w:firstLine="400"/>
        <w:rPr>
          <w:rFonts w:hint="eastAsia"/>
          <w:b/>
          <w:sz w:val="28"/>
        </w:rPr>
        <w:sectPr>
          <w:footerReference r:id="rId4" w:type="default"/>
          <w:pgSz w:w="11906" w:h="16838"/>
          <w:pgMar w:top="1440" w:right="1797" w:bottom="1440" w:left="1797" w:header="851" w:footer="992" w:gutter="0"/>
          <w:pgNumType w:start="1"/>
          <w:cols w:space="720" w:num="1"/>
          <w:docGrid w:type="linesAndChars" w:linePitch="312" w:charSpace="0"/>
        </w:sectPr>
      </w:pPr>
      <w:r>
        <w:rPr>
          <w:caps/>
        </w:rPr>
        <w:fldChar w:fldCharType="end"/>
      </w:r>
    </w:p>
    <w:p w14:paraId="0D9E46F9">
      <w:pPr>
        <w:pStyle w:val="2"/>
        <w:ind w:firstLine="640"/>
        <w:rPr>
          <w:rFonts w:hint="eastAsia"/>
        </w:rPr>
      </w:pPr>
      <w:bookmarkStart w:id="0" w:name="_Toc32425"/>
      <w:r>
        <w:rPr>
          <w:rFonts w:hint="eastAsia"/>
        </w:rPr>
        <w:t>引言</w:t>
      </w:r>
      <w:bookmarkEnd w:id="0"/>
    </w:p>
    <w:p w14:paraId="1664ADDE">
      <w:pPr>
        <w:pStyle w:val="4"/>
        <w:ind w:left="320" w:leftChars="0" w:firstLine="480" w:firstLineChars="0"/>
        <w:rPr>
          <w:rFonts w:hint="eastAsia"/>
        </w:rPr>
      </w:pPr>
      <w:bookmarkStart w:id="1" w:name="_Toc22378"/>
      <w:r>
        <w:rPr>
          <w:rFonts w:hint="eastAsia"/>
        </w:rPr>
        <w:t>目的</w:t>
      </w:r>
      <w:bookmarkEnd w:id="1"/>
    </w:p>
    <w:p w14:paraId="3EE839B5">
      <w:pPr>
        <w:pStyle w:val="3"/>
        <w:ind w:left="397" w:firstLine="420" w:firstLineChars="200"/>
        <w:rPr>
          <w:rFonts w:hint="eastAsia"/>
          <w:sz w:val="21"/>
        </w:rPr>
      </w:pPr>
      <w:r>
        <w:rPr>
          <w:sz w:val="21"/>
        </w:rPr>
        <w:t>本软件需求规约旨在明确「智慧医养大数据公共服务平台（Smart Medical-Elderly Care Management System）」的功能需求、性能需求、接口需求等方面的要求，为系统开发团队、项目管理者、测试和运维人员以及相关利益方提供完整、准确的系统需求描述，作为系统设计、开发、测试和验收的依据。</w:t>
      </w:r>
    </w:p>
    <w:p w14:paraId="1A1B662A">
      <w:pPr>
        <w:pStyle w:val="4"/>
        <w:ind w:left="320" w:leftChars="0" w:firstLine="480" w:firstLineChars="0"/>
        <w:rPr>
          <w:rFonts w:hint="eastAsia"/>
        </w:rPr>
      </w:pPr>
      <w:bookmarkStart w:id="2" w:name="_Toc2476"/>
      <w:r>
        <w:rPr>
          <w:rFonts w:hint="eastAsia"/>
        </w:rPr>
        <w:t>范围</w:t>
      </w:r>
      <w:bookmarkEnd w:id="2"/>
    </w:p>
    <w:p w14:paraId="491AD97B">
      <w:pPr>
        <w:spacing w:before="624" w:beforeLines="200" w:after="624" w:afterLines="200" w:line="240" w:lineRule="atLeast"/>
        <w:ind w:left="140" w:leftChars="70" w:firstLine="420" w:firstLineChars="200"/>
        <w:rPr>
          <w:rFonts w:hint="eastAsia"/>
          <w:color w:val="FF0000"/>
          <w:sz w:val="21"/>
        </w:rPr>
      </w:pPr>
      <w:r>
        <w:rPr>
          <w:sz w:val="21"/>
        </w:rPr>
        <w:t>本系统覆盖社区医生对签约老人从「健康数据导入 → 自动预警 → 医生处理 → 随访跟踪 → 评估报告」的全流程管理，以及社区管理员对本社区医生与老人的分配管理、机构管理员对全区各社区的统计报表管理、设备管理员对社区公用设备的台账与状态管理。</w:t>
      </w:r>
    </w:p>
    <w:p w14:paraId="460B0361">
      <w:pPr>
        <w:pStyle w:val="4"/>
        <w:ind w:left="320" w:leftChars="0" w:firstLine="480" w:firstLineChars="0"/>
        <w:rPr>
          <w:rFonts w:hint="eastAsia"/>
        </w:rPr>
      </w:pPr>
      <w:bookmarkStart w:id="3" w:name="_Toc15170"/>
      <w:r>
        <w:rPr>
          <w:rFonts w:hint="eastAsia"/>
        </w:rPr>
        <w:t>定义、首字母缩写词和缩略语</w:t>
      </w:r>
      <w:bookmarkEnd w:id="3"/>
    </w:p>
    <w:p w14:paraId="67494A45">
      <w:pPr>
        <w:numPr>
          <w:ilvl w:val="0"/>
          <w:numId w:val="2"/>
        </w:numPr>
        <w:spacing w:line="360" w:lineRule="auto"/>
        <w:ind w:firstLine="420"/>
        <w:rPr>
          <w:rFonts w:hint="eastAsia"/>
          <w:sz w:val="21"/>
        </w:rPr>
      </w:pPr>
      <w:r>
        <w:rPr>
          <w:sz w:val="21"/>
        </w:rPr>
        <w:t>SMECMS：Smart Medical-Elderly Care Management System，智慧医养大数据公共服务平台</w:t>
      </w:r>
    </w:p>
    <w:p w14:paraId="60522F28">
      <w:pPr>
        <w:numPr>
          <w:ilvl w:val="0"/>
          <w:numId w:val="2"/>
        </w:numPr>
        <w:spacing w:line="360" w:lineRule="auto"/>
        <w:ind w:firstLine="420"/>
        <w:rPr>
          <w:rFonts w:hint="eastAsia"/>
          <w:sz w:val="21"/>
        </w:rPr>
      </w:pPr>
      <w:r>
        <w:rPr>
          <w:sz w:val="21"/>
        </w:rPr>
        <w:t>社区医生(DOC)：系统的核心用户，签约管理若干老人，负责健康数据导入与管理、预警响应、随访执行</w:t>
      </w:r>
    </w:p>
    <w:p w14:paraId="22BB6088">
      <w:pPr>
        <w:numPr>
          <w:ilvl w:val="0"/>
          <w:numId w:val="2"/>
        </w:numPr>
        <w:spacing w:line="360" w:lineRule="auto"/>
        <w:ind w:firstLine="420"/>
        <w:rPr>
          <w:rFonts w:hint="eastAsia"/>
          <w:sz w:val="21"/>
        </w:rPr>
      </w:pPr>
      <w:r>
        <w:rPr>
          <w:sz w:val="21"/>
        </w:rPr>
        <w:t>社区管理员(COM)：管理本社区医生账号、为老人分配签约医生、查看本社区报表</w:t>
      </w:r>
    </w:p>
    <w:p w14:paraId="4F4A1CA1">
      <w:pPr>
        <w:numPr>
          <w:ilvl w:val="0"/>
          <w:numId w:val="2"/>
        </w:numPr>
        <w:spacing w:line="360" w:lineRule="auto"/>
        <w:ind w:firstLine="420"/>
        <w:rPr>
          <w:rFonts w:hint="eastAsia"/>
        </w:rPr>
      </w:pPr>
      <w:r>
        <w:rPr>
          <w:sz w:val="21"/>
        </w:rPr>
        <w:t>机构管理员(ORG)：卫健委/平台最高管理者，查看全区各社区对比报表、导出汇报材料</w:t>
      </w:r>
    </w:p>
    <w:p w14:paraId="015EFAE7">
      <w:pPr>
        <w:pStyle w:val="4"/>
        <w:ind w:left="320" w:leftChars="0" w:firstLine="480" w:firstLineChars="0"/>
      </w:pPr>
      <w:bookmarkStart w:id="4" w:name="_Toc155777188"/>
      <w:bookmarkStart w:id="5" w:name="_Toc152126717"/>
      <w:bookmarkStart w:id="6" w:name="_Toc5021"/>
      <w:r>
        <w:rPr>
          <w:rFonts w:hint="eastAsia"/>
        </w:rPr>
        <w:t>参考资料</w:t>
      </w:r>
      <w:bookmarkEnd w:id="4"/>
      <w:bookmarkEnd w:id="5"/>
      <w:bookmarkEnd w:id="6"/>
    </w:p>
    <w:p w14:paraId="49780862">
      <w:pPr>
        <w:spacing w:line="360" w:lineRule="auto"/>
        <w:ind w:left="360" w:leftChars="180" w:firstLine="420"/>
        <w:rPr>
          <w:rFonts w:hint="eastAsia"/>
          <w:color w:val="FF0000"/>
          <w:sz w:val="21"/>
        </w:rPr>
      </w:pPr>
      <w:r>
        <w:rPr>
          <w:sz w:val="21"/>
        </w:rPr>
        <w:t>《完整用例阐述文档》—— 用例清单、详细阐述；《项目七_数据库ER设计与建表方案》—— 数据库设计参考</w:t>
      </w:r>
    </w:p>
    <w:p w14:paraId="6BABA2C6">
      <w:pPr>
        <w:spacing w:line="360" w:lineRule="auto"/>
        <w:ind w:left="360" w:leftChars="180" w:firstLine="420"/>
        <w:rPr>
          <w:rFonts w:hint="eastAsia"/>
          <w:sz w:val="21"/>
        </w:rPr>
      </w:pPr>
    </w:p>
    <w:p w14:paraId="6D45EF08">
      <w:pPr>
        <w:pStyle w:val="2"/>
        <w:ind w:firstLine="640"/>
        <w:rPr>
          <w:rFonts w:hint="eastAsia"/>
        </w:rPr>
      </w:pPr>
      <w:bookmarkStart w:id="7" w:name="_Toc12455"/>
      <w:r>
        <w:rPr>
          <w:rFonts w:hint="eastAsia"/>
        </w:rPr>
        <w:t>软件总体概述</w:t>
      </w:r>
      <w:bookmarkEnd w:id="7"/>
    </w:p>
    <w:p w14:paraId="0CB42C40">
      <w:pPr>
        <w:spacing w:line="360" w:lineRule="auto"/>
        <w:ind w:firstLine="425" w:firstLineChars="0"/>
        <w:rPr>
          <w:rFonts w:hint="eastAsia"/>
          <w:sz w:val="21"/>
        </w:rPr>
      </w:pPr>
      <w:r>
        <w:rPr>
          <w:rFonts w:hint="eastAsia" w:hAnsi="宋体"/>
          <w:color w:val="000000"/>
          <w:sz w:val="21"/>
        </w:rPr>
        <w:t>本软件需求规约旨在定义「智慧医养大数据公共服务平台（Smart Medical-Elderly Care Management System，简称SMECMS）」的功能需求与性能要求。系统面向区级卫生健康管理部门及下属社区养老机构，以老人健康档案为核心，覆盖「健康数据导入 → 自动预警 → 医生处理 → 随访跟踪 → 评估报告」的完整业务流程，为社区医生、社区管理员、机构管理员、设备管理员四类用户提供智慧医养管理支撑。</w:t>
      </w:r>
    </w:p>
    <w:p w14:paraId="321FE638">
      <w:pPr>
        <w:pStyle w:val="4"/>
        <w:ind w:left="320" w:leftChars="0" w:firstLine="480" w:firstLineChars="0"/>
        <w:rPr>
          <w:rFonts w:hint="eastAsia"/>
        </w:rPr>
      </w:pPr>
      <w:bookmarkStart w:id="8" w:name="_Toc24297"/>
      <w:r>
        <w:rPr>
          <w:rFonts w:hint="eastAsia"/>
        </w:rPr>
        <w:t>软件描述</w:t>
      </w:r>
      <w:bookmarkEnd w:id="8"/>
    </w:p>
    <w:p w14:paraId="49F6C627">
      <w:pPr>
        <w:pStyle w:val="5"/>
        <w:ind w:firstLine="420"/>
        <w:rPr>
          <w:rFonts w:hint="eastAsia"/>
        </w:rPr>
      </w:pPr>
      <w:bookmarkStart w:id="9" w:name="_Toc7407"/>
      <w:r>
        <w:rPr>
          <w:rFonts w:hint="eastAsia"/>
        </w:rPr>
        <w:t>系统属性</w:t>
      </w:r>
      <w:bookmarkEnd w:id="9"/>
    </w:p>
    <w:p w14:paraId="3CE9E448">
      <w:pPr>
        <w:spacing w:line="360" w:lineRule="auto"/>
        <w:ind w:firstLine="420" w:firstLineChars="200"/>
        <w:jc w:val="both"/>
        <w:rPr>
          <w:rFonts w:hint="eastAsia"/>
          <w:sz w:val="21"/>
        </w:rPr>
      </w:pPr>
      <w:r>
        <w:rPr>
          <w:sz w:val="21"/>
        </w:rPr>
        <w:t>本系统是基于互联网技术的智慧医养综合管理平台，采用 Web 应用形式，后端基于 Spring Boot 3 + MyBatis-Plus + MySQL + Redis，前端基于 Vue 3 + Element Plus + ECharts，为社区养老机构提供老人健康管理的全流程信息化支撑。</w:t>
      </w:r>
    </w:p>
    <w:p w14:paraId="035A5CF5">
      <w:pPr>
        <w:pStyle w:val="5"/>
        <w:ind w:firstLine="420"/>
        <w:rPr>
          <w:rFonts w:hint="eastAsia"/>
        </w:rPr>
      </w:pPr>
      <w:bookmarkStart w:id="10" w:name="_Toc15786"/>
      <w:r>
        <w:rPr>
          <w:rFonts w:hint="eastAsia"/>
        </w:rPr>
        <w:t>开发背景</w:t>
      </w:r>
      <w:bookmarkEnd w:id="10"/>
    </w:p>
    <w:p w14:paraId="7F8AA3EC">
      <w:pPr>
        <w:spacing w:line="360" w:lineRule="auto"/>
        <w:ind w:firstLine="420" w:firstLineChars="200"/>
        <w:jc w:val="both"/>
        <w:rPr>
          <w:rFonts w:hint="eastAsia"/>
          <w:color w:val="FF0000"/>
          <w:sz w:val="21"/>
        </w:rPr>
      </w:pPr>
      <w:r>
        <w:rPr>
          <w:sz w:val="21"/>
        </w:rPr>
        <w:t>"十四五"国家老龄事业发展规划明确提出推进"互联网+医养结合"，建设智慧养老服务平台。我国60岁以上人口已超2.9亿，传统养老模式面临医疗资源分散、健康预警缺失、档案管理碎片化等痛点。建设一套集健康管理、预警处理、随访跟踪、评估报告于一体的智慧医养管理平台十分必要。</w:t>
      </w:r>
    </w:p>
    <w:p w14:paraId="713E6D9D">
      <w:pPr>
        <w:pStyle w:val="5"/>
        <w:ind w:firstLine="420"/>
        <w:rPr>
          <w:rFonts w:hint="eastAsia"/>
        </w:rPr>
      </w:pPr>
      <w:bookmarkStart w:id="11" w:name="_Toc27522"/>
      <w:r>
        <w:rPr>
          <w:rFonts w:hint="eastAsia"/>
        </w:rPr>
        <w:t>软件功能</w:t>
      </w:r>
      <w:bookmarkEnd w:id="11"/>
    </w:p>
    <w:p w14:paraId="2D79FE83">
      <w:pPr>
        <w:spacing w:line="360" w:lineRule="auto"/>
        <w:ind w:firstLine="420" w:firstLineChars="200"/>
        <w:rPr>
          <w:sz w:val="21"/>
        </w:rPr>
      </w:pPr>
    </w:p>
    <w:p w14:paraId="462AC6A7">
      <w:pPr>
        <w:spacing w:line="360" w:lineRule="auto"/>
        <w:ind w:firstLine="420" w:firstLineChars="200"/>
        <w:rPr>
          <w:rFonts w:hint="eastAsia" w:hAnsi="宋体"/>
          <w:color w:val="FF0000"/>
          <w:sz w:val="21"/>
        </w:rPr>
      </w:pPr>
      <w:r>
        <w:rPr>
          <w:sz w:val="21"/>
        </w:rPr>
        <w:t>系统分为六大功能模块组：</w:t>
      </w:r>
    </w:p>
    <w:p w14:paraId="268CDEE5">
      <w:pPr>
        <w:spacing w:line="360" w:lineRule="auto"/>
        <w:ind w:firstLine="420" w:firstLineChars="200"/>
        <w:rPr>
          <w:rFonts w:hint="eastAsia"/>
          <w:color w:val="FF0000"/>
          <w:sz w:val="21"/>
        </w:rPr>
      </w:pPr>
      <w:r>
        <w:rPr>
          <w:sz w:val="21"/>
        </w:rPr>
        <w:t>（1）用户与权限管理：社区管理员管理医生档案（UC-COM-01）、为老人分配签约医生（UC-COM-02）</w:t>
      </w:r>
    </w:p>
    <w:p w14:paraId="1EEDE6B1">
      <w:pPr>
        <w:spacing w:line="360" w:lineRule="auto"/>
        <w:ind w:firstLine="420" w:firstLineChars="200"/>
        <w:rPr>
          <w:rFonts w:hint="eastAsia"/>
          <w:sz w:val="21"/>
        </w:rPr>
      </w:pPr>
      <w:r>
        <w:rPr>
          <w:sz w:val="21"/>
        </w:rPr>
        <w:t>（2）老人档案与健康数据：医生查看Dashboard（UC-DOC-01）、管理老人档案（UC-DOC-02）、导入健康数据（UC-DOC-03）、查看趋势图（UC-DOC-04）</w:t>
      </w:r>
    </w:p>
    <w:p w14:paraId="2E66ED15">
      <w:pPr>
        <w:spacing w:line="360" w:lineRule="auto"/>
        <w:ind w:firstLine="420"/>
        <w:rPr>
          <w:rFonts w:hint="eastAsia"/>
          <w:sz w:val="21"/>
        </w:rPr>
      </w:pPr>
      <w:r>
        <w:rPr>
          <w:sz w:val="21"/>
        </w:rPr>
        <w:t>（3）预警与随访：医生处理预警（UC-DOC-05）、制定执行随访计划（UC-DOC-06）</w:t>
      </w:r>
    </w:p>
    <w:p w14:paraId="7C44CEFA">
      <w:pPr>
        <w:spacing w:line="360" w:lineRule="auto"/>
        <w:ind w:firstLine="420" w:firstLineChars="200"/>
        <w:rPr>
          <w:sz w:val="21"/>
        </w:rPr>
      </w:pPr>
      <w:r>
        <w:rPr>
          <w:sz w:val="21"/>
        </w:rPr>
        <w:t>（4）健康评估：医生生成填写健康评估报告（UC-DOC-07）</w:t>
      </w:r>
    </w:p>
    <w:p w14:paraId="3C7EF7B2">
      <w:pPr>
        <w:spacing w:line="360" w:lineRule="auto"/>
        <w:ind w:firstLine="420" w:firstLineChars="200"/>
        <w:jc w:val="center"/>
        <w:rPr>
          <w:rFonts w:hint="eastAsia" w:eastAsia="宋体"/>
          <w:sz w:val="21"/>
          <w:lang w:eastAsia="zh-CN"/>
        </w:rPr>
      </w:pPr>
      <w:r>
        <w:rPr>
          <w:rFonts w:hint="eastAsia" w:eastAsia="宋体"/>
          <w:sz w:val="21"/>
          <w:lang w:eastAsia="zh-CN"/>
        </w:rPr>
        <w:drawing>
          <wp:inline distT="0" distB="0" distL="114300" distR="114300">
            <wp:extent cx="2744470" cy="3416300"/>
            <wp:effectExtent l="0" t="0" r="11430" b="0"/>
            <wp:docPr id="3" name="图片 3" descr="8fa50471902bba5e9a1886d4b64423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fa50471902bba5e9a1886d4b644230c"/>
                    <pic:cNvPicPr>
                      <a:picLocks noChangeAspect="1"/>
                    </pic:cNvPicPr>
                  </pic:nvPicPr>
                  <pic:blipFill>
                    <a:blip r:embed="rId8"/>
                    <a:stretch>
                      <a:fillRect/>
                    </a:stretch>
                  </pic:blipFill>
                  <pic:spPr>
                    <a:xfrm>
                      <a:off x="0" y="0"/>
                      <a:ext cx="2744470" cy="3416300"/>
                    </a:xfrm>
                    <a:prstGeom prst="rect">
                      <a:avLst/>
                    </a:prstGeom>
                  </pic:spPr>
                </pic:pic>
              </a:graphicData>
            </a:graphic>
          </wp:inline>
        </w:drawing>
      </w:r>
    </w:p>
    <w:p w14:paraId="728D0E35">
      <w:pPr>
        <w:spacing w:line="360" w:lineRule="auto"/>
        <w:ind w:firstLine="420" w:firstLineChars="200"/>
        <w:rPr>
          <w:rFonts w:hint="eastAsia"/>
          <w:sz w:val="21"/>
        </w:rPr>
      </w:pPr>
    </w:p>
    <w:p w14:paraId="00377619">
      <w:pPr>
        <w:pStyle w:val="4"/>
        <w:ind w:left="320" w:leftChars="0" w:firstLine="480" w:firstLineChars="0"/>
        <w:rPr>
          <w:rFonts w:hint="eastAsia"/>
        </w:rPr>
      </w:pPr>
      <w:bookmarkStart w:id="12" w:name="_Toc4242"/>
      <w:r>
        <w:rPr>
          <w:rFonts w:hint="eastAsia"/>
        </w:rPr>
        <w:t>用户的特点</w:t>
      </w:r>
      <w:bookmarkEnd w:id="12"/>
    </w:p>
    <w:p w14:paraId="58E3490D">
      <w:pPr>
        <w:spacing w:line="360" w:lineRule="auto"/>
        <w:ind w:firstLine="420" w:firstLineChars="200"/>
        <w:jc w:val="both"/>
        <w:rPr>
          <w:rFonts w:hint="eastAsia"/>
          <w:color w:val="FF0000"/>
          <w:sz w:val="21"/>
        </w:rPr>
      </w:pPr>
      <w:r>
        <w:rPr>
          <w:sz w:val="21"/>
        </w:rPr>
        <w:t>机构管理员（ORG）：卫健委/平台最高管理者，查看全区所有社区数据，导出报表向上级汇报。</w:t>
      </w:r>
    </w:p>
    <w:p w14:paraId="6EB457A9">
      <w:pPr>
        <w:spacing w:line="360" w:lineRule="auto"/>
        <w:ind w:firstLine="420" w:firstLineChars="200"/>
        <w:jc w:val="both"/>
        <w:rPr>
          <w:color w:val="FF0000"/>
          <w:sz w:val="21"/>
        </w:rPr>
      </w:pPr>
      <w:r>
        <w:rPr>
          <w:sz w:val="21"/>
        </w:rPr>
        <w:t>社区管理员（COM）：单个社区的运营管理员，管理本社区医生账号、为老人分配签约医生、查看本社区报表。</w:t>
      </w:r>
    </w:p>
    <w:p w14:paraId="7E8FAF69">
      <w:pPr>
        <w:spacing w:line="360" w:lineRule="auto"/>
        <w:ind w:firstLine="420" w:firstLineChars="200"/>
        <w:jc w:val="both"/>
        <w:rPr>
          <w:rFonts w:hint="eastAsia"/>
          <w:sz w:val="21"/>
        </w:rPr>
      </w:pPr>
      <w:r>
        <w:rPr>
          <w:sz w:val="21"/>
        </w:rPr>
        <w:t>社区医生（DOC）：系统核心用户，签约管理若干老人，负责Dashboard、档案管理、健康数据导入、预警处理、随访执行、评估报告、设备报修。全天频繁操作，PC端为主。</w:t>
      </w:r>
    </w:p>
    <w:p w14:paraId="35F26450">
      <w:pPr>
        <w:pStyle w:val="4"/>
        <w:ind w:left="320" w:leftChars="0" w:firstLine="480" w:firstLineChars="0"/>
        <w:rPr>
          <w:rFonts w:hint="eastAsia"/>
        </w:rPr>
      </w:pPr>
      <w:bookmarkStart w:id="13" w:name="_Toc14728"/>
      <w:r>
        <w:rPr>
          <w:rFonts w:hint="eastAsia"/>
        </w:rPr>
        <w:t>限制与约束</w:t>
      </w:r>
      <w:bookmarkEnd w:id="13"/>
      <w:r>
        <w:rPr>
          <w:rFonts w:hint="eastAsia"/>
        </w:rPr>
        <w:t xml:space="preserve"> </w:t>
      </w:r>
    </w:p>
    <w:p w14:paraId="49912795">
      <w:pPr>
        <w:spacing w:line="360" w:lineRule="auto"/>
        <w:ind w:firstLine="420" w:firstLineChars="200"/>
        <w:jc w:val="both"/>
        <w:rPr>
          <w:rFonts w:hint="eastAsia"/>
          <w:sz w:val="21"/>
        </w:rPr>
      </w:pPr>
      <w:r>
        <w:rPr>
          <w:sz w:val="21"/>
        </w:rPr>
        <w:t>系统运行环境：</w:t>
      </w:r>
    </w:p>
    <w:p w14:paraId="45CF0988">
      <w:pPr>
        <w:spacing w:line="360" w:lineRule="auto"/>
        <w:ind w:firstLine="420" w:firstLineChars="200"/>
        <w:jc w:val="both"/>
        <w:rPr>
          <w:rFonts w:hint="eastAsia"/>
          <w:sz w:val="21"/>
        </w:rPr>
      </w:pPr>
      <w:r>
        <w:rPr>
          <w:sz w:val="21"/>
        </w:rPr>
        <w:t>数据库：MySQL 8.0</w:t>
      </w:r>
    </w:p>
    <w:p w14:paraId="2941AAB9">
      <w:pPr>
        <w:spacing w:line="360" w:lineRule="auto"/>
        <w:ind w:firstLine="420" w:firstLineChars="200"/>
        <w:jc w:val="both"/>
        <w:rPr>
          <w:sz w:val="21"/>
        </w:rPr>
      </w:pPr>
      <w:r>
        <w:rPr>
          <w:sz w:val="21"/>
        </w:rPr>
        <w:t>后端：Spring Boot 3 + MyBatis-Plus 3.5.13 + Java 17</w:t>
      </w:r>
    </w:p>
    <w:p w14:paraId="5B0406DF">
      <w:pPr>
        <w:spacing w:line="360" w:lineRule="auto"/>
        <w:ind w:firstLine="420" w:firstLineChars="200"/>
        <w:jc w:val="both"/>
        <w:rPr>
          <w:sz w:val="21"/>
        </w:rPr>
      </w:pPr>
      <w:r>
        <w:rPr>
          <w:sz w:val="21"/>
        </w:rPr>
        <w:t>前端：Vue 3.5+ + Element Plus + ECharts</w:t>
      </w:r>
    </w:p>
    <w:p w14:paraId="7A13E848">
      <w:pPr>
        <w:spacing w:line="360" w:lineRule="auto"/>
        <w:ind w:firstLine="420" w:firstLineChars="200"/>
        <w:jc w:val="both"/>
        <w:rPr>
          <w:rFonts w:hint="eastAsia"/>
          <w:sz w:val="21"/>
        </w:rPr>
      </w:pPr>
      <w:r>
        <w:rPr>
          <w:sz w:val="21"/>
        </w:rPr>
        <w:t>缓存：Redis</w:t>
      </w:r>
    </w:p>
    <w:p w14:paraId="29D35413">
      <w:pPr>
        <w:spacing w:line="360" w:lineRule="auto"/>
        <w:ind w:firstLine="420" w:firstLineChars="200"/>
        <w:jc w:val="both"/>
        <w:rPr>
          <w:rFonts w:hint="eastAsia"/>
          <w:sz w:val="21"/>
        </w:rPr>
      </w:pPr>
      <w:r>
        <w:rPr>
          <w:sz w:val="21"/>
        </w:rPr>
        <w:t>硬件要求：</w:t>
      </w:r>
    </w:p>
    <w:p w14:paraId="5BF9CD29">
      <w:pPr>
        <w:spacing w:line="360" w:lineRule="auto"/>
        <w:ind w:firstLine="420" w:firstLineChars="200"/>
        <w:jc w:val="both"/>
        <w:rPr>
          <w:rFonts w:hint="eastAsia"/>
          <w:sz w:val="21"/>
        </w:rPr>
      </w:pPr>
      <w:r>
        <w:rPr>
          <w:sz w:val="21"/>
        </w:rPr>
        <w:t>Web服务器/数据库服务器：CPU Intel i5+，内存 8GB+，硬盘 256GB+</w:t>
      </w:r>
    </w:p>
    <w:p w14:paraId="72643A4D">
      <w:pPr>
        <w:ind w:left="720" w:leftChars="360" w:firstLine="420"/>
        <w:rPr>
          <w:rFonts w:hint="eastAsia"/>
          <w:sz w:val="21"/>
        </w:rPr>
      </w:pPr>
      <w:r>
        <w:rPr>
          <w:sz w:val="21"/>
        </w:rPr>
        <w:t>客户端：Chrome 90+ / Edge 90+，分辨率 &gt;= 1366x768</w:t>
      </w:r>
    </w:p>
    <w:p w14:paraId="3567B28C">
      <w:pPr>
        <w:ind w:left="720" w:leftChars="360" w:firstLine="420"/>
        <w:rPr>
          <w:rFonts w:hint="eastAsia"/>
          <w:sz w:val="21"/>
        </w:rPr>
      </w:pPr>
      <w:r>
        <w:rPr>
          <w:sz w:val="21"/>
        </w:rPr>
        <w:t>网络：以太网 100MB+</w:t>
      </w:r>
    </w:p>
    <w:p w14:paraId="5901CE47">
      <w:pPr>
        <w:ind w:left="720" w:leftChars="360" w:firstLine="420"/>
        <w:rPr>
          <w:rFonts w:hint="eastAsia"/>
          <w:sz w:val="21"/>
        </w:rPr>
      </w:pPr>
    </w:p>
    <w:p w14:paraId="11EA54FC">
      <w:pPr>
        <w:spacing w:line="360" w:lineRule="auto"/>
        <w:ind w:firstLine="420" w:firstLineChars="200"/>
        <w:jc w:val="both"/>
        <w:rPr>
          <w:rFonts w:hint="eastAsia"/>
          <w:sz w:val="21"/>
        </w:rPr>
      </w:pPr>
    </w:p>
    <w:p w14:paraId="20B5B433">
      <w:pPr>
        <w:ind w:left="720" w:firstLine="420"/>
        <w:rPr>
          <w:rFonts w:hint="eastAsia"/>
          <w:sz w:val="21"/>
        </w:rPr>
      </w:pPr>
    </w:p>
    <w:p w14:paraId="680272ED">
      <w:pPr>
        <w:spacing w:line="360" w:lineRule="auto"/>
        <w:ind w:firstLine="420" w:firstLineChars="200"/>
        <w:jc w:val="both"/>
        <w:rPr>
          <w:rFonts w:hint="eastAsia"/>
          <w:sz w:val="21"/>
        </w:rPr>
      </w:pPr>
    </w:p>
    <w:p w14:paraId="2D903753">
      <w:pPr>
        <w:ind w:left="720" w:firstLine="420"/>
        <w:rPr>
          <w:rFonts w:hint="eastAsia"/>
          <w:sz w:val="21"/>
        </w:rPr>
      </w:pPr>
    </w:p>
    <w:p w14:paraId="0B454D99">
      <w:pPr>
        <w:pStyle w:val="2"/>
        <w:ind w:firstLine="640"/>
        <w:rPr>
          <w:rFonts w:hint="eastAsia"/>
        </w:rPr>
      </w:pPr>
      <w:bookmarkStart w:id="14" w:name="_Toc19040"/>
      <w:r>
        <w:rPr>
          <w:rFonts w:hint="eastAsia"/>
        </w:rPr>
        <w:t>具体需求</w:t>
      </w:r>
      <w:bookmarkEnd w:id="14"/>
    </w:p>
    <w:p w14:paraId="630D6CD4">
      <w:pPr>
        <w:pStyle w:val="4"/>
        <w:numPr>
          <w:ilvl w:val="1"/>
          <w:numId w:val="0"/>
        </w:numPr>
        <w:rPr>
          <w:rFonts w:hint="default"/>
          <w:b/>
          <w:lang w:val="en-US" w:eastAsia="zh-CN"/>
        </w:rPr>
      </w:pPr>
      <w:bookmarkStart w:id="15" w:name="_Toc14362"/>
      <w:r>
        <w:rPr>
          <w:rFonts w:hint="eastAsia"/>
          <w:b/>
          <w:lang w:val="en-US" w:eastAsia="zh-CN"/>
        </w:rPr>
        <w:t>用例图：</w:t>
      </w:r>
    </w:p>
    <w:p w14:paraId="5DFF1D46">
      <w:pPr>
        <w:pStyle w:val="4"/>
        <w:numPr>
          <w:ilvl w:val="1"/>
          <w:numId w:val="0"/>
        </w:numPr>
        <w:jc w:val="center"/>
        <w:rPr>
          <w:rFonts w:hint="eastAsia"/>
          <w:b/>
          <w:lang w:val="en-US" w:eastAsia="zh-CN"/>
        </w:rPr>
      </w:pPr>
      <w:r>
        <w:rPr>
          <w:rFonts w:hint="eastAsia"/>
          <w:b/>
          <w:lang w:val="en-US" w:eastAsia="zh-CN"/>
        </w:rPr>
        <w:drawing>
          <wp:inline distT="0" distB="0" distL="114300" distR="114300">
            <wp:extent cx="1378585" cy="6571615"/>
            <wp:effectExtent l="0" t="0" r="5715" b="6985"/>
            <wp:docPr id="4" name="图片 4" descr="dab91b2a19d796b225775e0d256f7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b91b2a19d796b225775e0d256f7fb1"/>
                    <pic:cNvPicPr>
                      <a:picLocks noChangeAspect="1"/>
                    </pic:cNvPicPr>
                  </pic:nvPicPr>
                  <pic:blipFill>
                    <a:blip r:embed="rId9"/>
                    <a:stretch>
                      <a:fillRect/>
                    </a:stretch>
                  </pic:blipFill>
                  <pic:spPr>
                    <a:xfrm>
                      <a:off x="0" y="0"/>
                      <a:ext cx="1378585" cy="6571615"/>
                    </a:xfrm>
                    <a:prstGeom prst="rect">
                      <a:avLst/>
                    </a:prstGeom>
                  </pic:spPr>
                </pic:pic>
              </a:graphicData>
            </a:graphic>
          </wp:inline>
        </w:drawing>
      </w:r>
    </w:p>
    <w:p w14:paraId="78268FE9">
      <w:pPr>
        <w:pStyle w:val="4"/>
        <w:numPr>
          <w:ilvl w:val="1"/>
          <w:numId w:val="0"/>
        </w:numPr>
        <w:rPr>
          <w:rFonts w:hint="eastAsia"/>
          <w:b/>
          <w:lang w:val="en-US" w:eastAsia="zh-CN"/>
        </w:rPr>
      </w:pPr>
      <w:r>
        <w:rPr>
          <w:rFonts w:hint="eastAsia"/>
          <w:b/>
          <w:lang w:val="en-US" w:eastAsia="zh-CN"/>
        </w:rPr>
        <w:t>流程图：</w:t>
      </w:r>
    </w:p>
    <w:p w14:paraId="609829E3">
      <w:pPr>
        <w:pStyle w:val="3"/>
        <w:jc w:val="center"/>
        <w:rPr>
          <w:rFonts w:hint="eastAsia"/>
          <w:lang w:val="en-US" w:eastAsia="zh-CN"/>
        </w:rPr>
      </w:pPr>
      <w:r>
        <w:rPr>
          <w:rFonts w:hint="eastAsia"/>
          <w:lang w:val="en-US" w:eastAsia="zh-CN"/>
        </w:rPr>
        <w:drawing>
          <wp:inline distT="0" distB="0" distL="114300" distR="114300">
            <wp:extent cx="2965450" cy="8849995"/>
            <wp:effectExtent l="0" t="0" r="6350" b="1905"/>
            <wp:docPr id="5" name="图片 5" descr="1e5a684505837b382ce7f1b42062b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e5a684505837b382ce7f1b42062b487"/>
                    <pic:cNvPicPr>
                      <a:picLocks noChangeAspect="1"/>
                    </pic:cNvPicPr>
                  </pic:nvPicPr>
                  <pic:blipFill>
                    <a:blip r:embed="rId10"/>
                    <a:stretch>
                      <a:fillRect/>
                    </a:stretch>
                  </pic:blipFill>
                  <pic:spPr>
                    <a:xfrm>
                      <a:off x="0" y="0"/>
                      <a:ext cx="2965450" cy="8849995"/>
                    </a:xfrm>
                    <a:prstGeom prst="rect">
                      <a:avLst/>
                    </a:prstGeom>
                  </pic:spPr>
                </pic:pic>
              </a:graphicData>
            </a:graphic>
          </wp:inline>
        </w:drawing>
      </w:r>
    </w:p>
    <w:p w14:paraId="00649F9F">
      <w:pPr>
        <w:pStyle w:val="3"/>
        <w:rPr>
          <w:rFonts w:hint="default"/>
          <w:b/>
          <w:lang w:val="en-US" w:eastAsia="zh-CN"/>
        </w:rPr>
      </w:pPr>
    </w:p>
    <w:p w14:paraId="514483C8">
      <w:pPr>
        <w:pStyle w:val="4"/>
        <w:numPr>
          <w:ilvl w:val="1"/>
          <w:numId w:val="0"/>
        </w:numPr>
        <w:rPr>
          <w:rFonts w:hint="eastAsia"/>
          <w:lang w:val="zh-CN"/>
        </w:rPr>
      </w:pPr>
      <w:r>
        <w:rPr>
          <w:rFonts w:hint="eastAsia"/>
          <w:b/>
          <w:lang w:val="en-US" w:eastAsia="zh-CN"/>
        </w:rPr>
        <w:t>3.1</w:t>
      </w:r>
      <w:r>
        <w:rPr>
          <w:b/>
        </w:rPr>
        <w:t>UC-COM-01 管理本社区医生档案</w:t>
      </w:r>
      <w:bookmarkEnd w:id="15"/>
    </w:p>
    <w:p w14:paraId="2F92C715">
      <w:pPr>
        <w:ind w:firstLine="400"/>
        <w:rPr>
          <w:rFonts w:hint="eastAsia"/>
        </w:rPr>
      </w:pPr>
      <w:r>
        <w:rPr>
          <w:rFonts w:hint="eastAsia"/>
          <w:sz w:val="21"/>
          <w:lang w:val="en-US" w:eastAsia="zh-CN"/>
        </w:rPr>
        <w:t>1.</w:t>
      </w:r>
      <w:r>
        <w:rPr>
          <w:sz w:val="21"/>
        </w:rPr>
        <w:t>参与者：社区管理员　|　优先级：P0</w:t>
      </w:r>
    </w:p>
    <w:p w14:paraId="5A588D30">
      <w:pPr>
        <w:spacing w:before="156" w:beforeLines="50" w:line="360" w:lineRule="auto"/>
        <w:ind w:firstLine="400"/>
        <w:jc w:val="center"/>
        <w:rPr>
          <w:rFonts w:hint="eastAsia"/>
        </w:rPr>
      </w:pPr>
      <w:r>
        <w:rPr>
          <w:rFonts w:hint="eastAsia"/>
          <w:sz w:val="21"/>
          <w:lang w:val="en-US" w:eastAsia="zh-CN"/>
        </w:rPr>
        <w:t>2.</w:t>
      </w:r>
      <w:r>
        <w:rPr>
          <w:sz w:val="21"/>
        </w:rPr>
        <w:t>功能描述：社区管理员对其所属社区的医生账号进行增删改查管理。包括：医生列表查询（分页，支持按姓名/手机号/状态筛选）、新增医生（填写姓名/手机号/性别/入职日期，系统自动生成用户名和初始密码）、编辑医生信息（手机号不可修改）、禁用/启用医生账号（禁用时自动关闭该医生的待处理预警，签约老人标记为待重新分配）。</w:t>
      </w:r>
    </w:p>
    <w:p w14:paraId="762019CD">
      <w:pPr>
        <w:ind w:firstLine="400"/>
        <w:rPr>
          <w:rFonts w:hint="eastAsia"/>
        </w:rPr>
      </w:pPr>
      <w:r>
        <w:rPr>
          <w:rFonts w:hint="eastAsia"/>
          <w:sz w:val="21"/>
          <w:lang w:val="en-US" w:eastAsia="zh-CN"/>
        </w:rPr>
        <w:t>3.</w:t>
      </w:r>
      <w:r>
        <w:rPr>
          <w:sz w:val="21"/>
        </w:rPr>
        <w:t>业务规则：社区管理员只能管理本社区医生；用户名自动取手机号；手机号全局唯一校验。</w:t>
      </w:r>
    </w:p>
    <w:p w14:paraId="7FBAD3F6">
      <w:pPr>
        <w:ind w:firstLine="400"/>
        <w:jc w:val="center"/>
        <w:rPr>
          <w:rFonts w:hint="eastAsia"/>
        </w:rPr>
      </w:pPr>
      <w:r>
        <w:rPr>
          <w:rFonts w:hint="eastAsia"/>
          <w:sz w:val="21"/>
          <w:lang w:val="en-US" w:eastAsia="zh-CN"/>
        </w:rPr>
        <w:t>4.</w:t>
      </w:r>
      <w:r>
        <w:rPr>
          <w:sz w:val="21"/>
        </w:rPr>
        <w:t>涉及数据：sys_user（读写）, elderly（禁用时更新）, warning_record（禁用时关闭）</w:t>
      </w:r>
    </w:p>
    <w:p w14:paraId="6DFBDFA5">
      <w:pPr>
        <w:ind w:firstLine="400"/>
        <w:rPr>
          <w:rFonts w:hint="eastAsia"/>
        </w:rPr>
      </w:pPr>
    </w:p>
    <w:p w14:paraId="34C525DA">
      <w:pPr>
        <w:pStyle w:val="4"/>
        <w:numPr>
          <w:ilvl w:val="1"/>
          <w:numId w:val="0"/>
        </w:numPr>
        <w:rPr>
          <w:rFonts w:hint="eastAsia"/>
          <w:b/>
          <w:lang w:val="zh-CN" w:eastAsia="zh-CN"/>
        </w:rPr>
      </w:pPr>
      <w:bookmarkStart w:id="16" w:name="_Toc983"/>
      <w:r>
        <w:rPr>
          <w:rFonts w:hint="eastAsia"/>
          <w:b/>
          <w:lang w:val="en-US" w:eastAsia="zh-CN"/>
        </w:rPr>
        <w:t>3.2 UC-COM-02 为新入住老人分配签约医生</w:t>
      </w:r>
      <w:bookmarkEnd w:id="16"/>
    </w:p>
    <w:p w14:paraId="7C67861A">
      <w:pPr>
        <w:numPr>
          <w:ilvl w:val="0"/>
          <w:numId w:val="0"/>
        </w:numPr>
        <w:spacing w:before="156" w:beforeLines="50" w:after="156" w:afterLines="50" w:line="240" w:lineRule="atLeast"/>
        <w:ind w:firstLine="425" w:firstLineChars="0"/>
        <w:rPr>
          <w:rFonts w:hint="eastAsia"/>
          <w:color w:val="FF0000"/>
        </w:rPr>
      </w:pPr>
      <w:r>
        <w:rPr>
          <w:rFonts w:hint="eastAsia"/>
          <w:sz w:val="21"/>
          <w:lang w:val="en-US" w:eastAsia="zh-CN"/>
        </w:rPr>
        <w:t>1.</w:t>
      </w:r>
      <w:r>
        <w:rPr>
          <w:sz w:val="21"/>
        </w:rPr>
        <w:t>参与者：社区管理员　|　优先级：P0</w:t>
      </w:r>
    </w:p>
    <w:p w14:paraId="4758FDA5">
      <w:pPr>
        <w:numPr>
          <w:ilvl w:val="0"/>
          <w:numId w:val="0"/>
        </w:numPr>
        <w:spacing w:before="156" w:beforeLines="50" w:after="156" w:afterLines="50" w:line="240" w:lineRule="atLeast"/>
        <w:ind w:firstLine="425" w:firstLineChars="0"/>
        <w:rPr>
          <w:rFonts w:hint="eastAsia"/>
          <w:color w:val="FF0000"/>
        </w:rPr>
      </w:pPr>
      <w:r>
        <w:rPr>
          <w:rFonts w:hint="eastAsia"/>
          <w:sz w:val="21"/>
          <w:lang w:val="en-US" w:eastAsia="zh-CN"/>
        </w:rPr>
        <w:t>2.</w:t>
      </w:r>
      <w:r>
        <w:rPr>
          <w:sz w:val="21"/>
        </w:rPr>
        <w:t>功能描述：社区管理员为未分配医生的老人指定签约医生。包括：待分配老人列表（显示姓名/性别/年龄/身份证脱敏/住址/入档日期）、分配医生（下拉选择器展示本社区启用医生及当前签约老人数，签约超200人标记橙色，超300人标记红色）、批量分配、医生负荷视图（各医生签约数/本月新增/预警处理率/随访完成率）、调整分配（变更签约医生，向新旧医生推送通知）。</w:t>
      </w:r>
    </w:p>
    <w:p w14:paraId="35718CBD">
      <w:pPr>
        <w:numPr>
          <w:ilvl w:val="0"/>
          <w:numId w:val="0"/>
        </w:numPr>
        <w:spacing w:before="156" w:beforeLines="50" w:after="156" w:afterLines="50" w:line="240" w:lineRule="atLeast"/>
        <w:ind w:firstLine="425" w:firstLineChars="0"/>
        <w:rPr>
          <w:rFonts w:hint="eastAsia"/>
          <w:color w:val="FF0000"/>
        </w:rPr>
      </w:pPr>
      <w:r>
        <w:rPr>
          <w:rFonts w:hint="eastAsia"/>
          <w:sz w:val="21"/>
          <w:lang w:val="en-US" w:eastAsia="zh-CN"/>
        </w:rPr>
        <w:t>3.</w:t>
      </w:r>
      <w:r>
        <w:rPr>
          <w:sz w:val="21"/>
        </w:rPr>
        <w:t>业务规则：每位医生签约上限300人（可配置）；调整分配后原医生失去数据访问权限；只能分配本社区老人给本社区医生。</w:t>
      </w:r>
    </w:p>
    <w:p w14:paraId="3C22BF4F">
      <w:pPr>
        <w:numPr>
          <w:ilvl w:val="0"/>
          <w:numId w:val="0"/>
        </w:numPr>
        <w:spacing w:before="156" w:beforeLines="50" w:after="156" w:afterLines="50" w:line="240" w:lineRule="atLeast"/>
        <w:ind w:firstLine="425" w:firstLineChars="0"/>
        <w:rPr>
          <w:rFonts w:hint="eastAsia"/>
          <w:color w:val="FF0000"/>
        </w:rPr>
      </w:pPr>
      <w:r>
        <w:rPr>
          <w:rFonts w:hint="eastAsia"/>
          <w:sz w:val="21"/>
          <w:lang w:val="en-US" w:eastAsia="zh-CN"/>
        </w:rPr>
        <w:t>4.</w:t>
      </w:r>
      <w:r>
        <w:rPr>
          <w:sz w:val="21"/>
        </w:rPr>
        <w:t>涉及数据：elderly（读写doctor_id）, sys_user（读医生列表）, notification（推送）</w:t>
      </w:r>
    </w:p>
    <w:p w14:paraId="5ABCCF8A">
      <w:pPr>
        <w:pStyle w:val="3"/>
        <w:ind w:firstLine="400"/>
        <w:rPr>
          <w:snapToGrid/>
        </w:rPr>
      </w:pPr>
    </w:p>
    <w:p w14:paraId="3CC3C859">
      <w:pPr>
        <w:ind w:left="1596" w:leftChars="100" w:hanging="1396" w:hangingChars="698"/>
        <w:rPr>
          <w:lang w:val="zh-CN"/>
        </w:rPr>
      </w:pPr>
    </w:p>
    <w:p w14:paraId="57EE29D0">
      <w:pPr>
        <w:pStyle w:val="4"/>
        <w:numPr>
          <w:ilvl w:val="1"/>
          <w:numId w:val="0"/>
        </w:numPr>
        <w:rPr>
          <w:rFonts w:hint="eastAsia"/>
          <w:b/>
          <w:lang w:val="zh-CN" w:eastAsia="zh-CN"/>
        </w:rPr>
      </w:pPr>
      <w:bookmarkStart w:id="17" w:name="_Toc16591"/>
      <w:r>
        <w:rPr>
          <w:rFonts w:hint="eastAsia"/>
          <w:b/>
          <w:lang w:val="en-US" w:eastAsia="zh-CN"/>
        </w:rPr>
        <w:t>3.3 UC-DOC-01 查看个人Dashboard</w:t>
      </w:r>
      <w:bookmarkEnd w:id="17"/>
    </w:p>
    <w:p w14:paraId="4262A653">
      <w:pPr>
        <w:pStyle w:val="3"/>
        <w:numPr>
          <w:ilvl w:val="0"/>
          <w:numId w:val="0"/>
        </w:numPr>
        <w:spacing w:line="240" w:lineRule="atLeast"/>
        <w:ind w:firstLine="425" w:firstLineChars="0"/>
        <w:rPr>
          <w:rFonts w:hint="eastAsia"/>
          <w:sz w:val="21"/>
          <w:lang w:val="en-US" w:eastAsia="zh-CN"/>
        </w:rPr>
      </w:pPr>
    </w:p>
    <w:p w14:paraId="720ABEAD">
      <w:pPr>
        <w:pStyle w:val="3"/>
        <w:numPr>
          <w:ilvl w:val="0"/>
          <w:numId w:val="0"/>
        </w:numPr>
        <w:spacing w:line="240" w:lineRule="atLeast"/>
        <w:ind w:firstLine="425" w:firstLineChars="0"/>
        <w:rPr>
          <w:rFonts w:hint="eastAsia"/>
          <w:color w:val="FF0000"/>
        </w:rPr>
      </w:pPr>
      <w:r>
        <w:rPr>
          <w:rFonts w:hint="eastAsia"/>
          <w:sz w:val="21"/>
          <w:lang w:val="en-US" w:eastAsia="zh-CN"/>
        </w:rPr>
        <w:t>1.</w:t>
      </w:r>
      <w:r>
        <w:rPr>
          <w:sz w:val="21"/>
        </w:rPr>
        <w:t>参与者：社区医生　|　优先级：P0</w:t>
      </w:r>
    </w:p>
    <w:p w14:paraId="7A34A958">
      <w:pPr>
        <w:pStyle w:val="3"/>
        <w:numPr>
          <w:ilvl w:val="0"/>
          <w:numId w:val="0"/>
        </w:numPr>
        <w:spacing w:line="240" w:lineRule="atLeast"/>
        <w:ind w:firstLine="425" w:firstLineChars="0"/>
        <w:rPr>
          <w:rFonts w:hint="eastAsia"/>
          <w:color w:val="FF0000"/>
        </w:rPr>
      </w:pPr>
      <w:r>
        <w:rPr>
          <w:rFonts w:hint="eastAsia"/>
          <w:sz w:val="21"/>
          <w:lang w:val="en-US" w:eastAsia="zh-CN"/>
        </w:rPr>
        <w:t>2.</w:t>
      </w:r>
      <w:r>
        <w:rPr>
          <w:sz w:val="21"/>
        </w:rPr>
        <w:t>功能描述：医生登录后默认进入Dashboard工作台。展示5个数字卡片（负责老人总数、本月新增、设备在线率、待处理预警数、未读消息数）、近30天新增老人趋势折线图、签约老人年龄分布饼图、最新预警记录列表（前5条）。数字卡片可点击跳转到对应功能页。待处理预警数和未读消息数实时查询，其余数据Redis缓存30分钟。</w:t>
      </w:r>
    </w:p>
    <w:p w14:paraId="27E8F136">
      <w:pPr>
        <w:pStyle w:val="3"/>
        <w:numPr>
          <w:ilvl w:val="0"/>
          <w:numId w:val="0"/>
        </w:numPr>
        <w:spacing w:line="240" w:lineRule="atLeast"/>
        <w:ind w:firstLine="425" w:firstLineChars="0"/>
        <w:rPr>
          <w:rFonts w:hint="eastAsia"/>
          <w:color w:val="FF0000"/>
        </w:rPr>
      </w:pPr>
      <w:r>
        <w:rPr>
          <w:rFonts w:hint="eastAsia"/>
          <w:sz w:val="21"/>
          <w:lang w:val="en-US" w:eastAsia="zh-CN"/>
        </w:rPr>
        <w:t>3.</w:t>
      </w:r>
      <w:r>
        <w:rPr>
          <w:sz w:val="21"/>
        </w:rPr>
        <w:t>业务规则：所有数据仅统计当前医生签约老人范围；缓存过期时间30分钟；预警列表按级别和触发时间排序。</w:t>
      </w:r>
    </w:p>
    <w:p w14:paraId="7EE4F92D">
      <w:pPr>
        <w:ind w:firstLine="400"/>
        <w:rPr>
          <w:sz w:val="21"/>
        </w:rPr>
      </w:pPr>
      <w:r>
        <w:rPr>
          <w:sz w:val="21"/>
        </w:rPr>
        <w:t>涉及数据：elderly, warning_record, health_record, followup_plan, notification, device（全部按签约医生过滤）</w:t>
      </w:r>
    </w:p>
    <w:p w14:paraId="6174E3E4">
      <w:pPr>
        <w:ind w:firstLine="400"/>
        <w:rPr>
          <w:rFonts w:hint="eastAsia"/>
          <w:sz w:val="21"/>
          <w:lang w:val="zh-CN"/>
        </w:rPr>
      </w:pPr>
    </w:p>
    <w:p w14:paraId="394AB813">
      <w:pPr>
        <w:pStyle w:val="4"/>
        <w:numPr>
          <w:ilvl w:val="1"/>
          <w:numId w:val="0"/>
        </w:numPr>
        <w:rPr>
          <w:rFonts w:hint="eastAsia"/>
          <w:b/>
          <w:lang w:val="en-US" w:eastAsia="zh-CN"/>
        </w:rPr>
      </w:pPr>
      <w:bookmarkStart w:id="18" w:name="_Toc19596"/>
      <w:r>
        <w:rPr>
          <w:rFonts w:hint="eastAsia"/>
          <w:b/>
          <w:lang w:val="en-US" w:eastAsia="zh-CN"/>
        </w:rPr>
        <w:t>3.4 UC-DOC-02 新增/编辑/查询老人档案</w:t>
      </w:r>
      <w:bookmarkEnd w:id="18"/>
    </w:p>
    <w:p w14:paraId="2AA33413">
      <w:pPr>
        <w:numPr>
          <w:ilvl w:val="0"/>
          <w:numId w:val="0"/>
        </w:numPr>
        <w:ind w:leftChars="0" w:firstLine="425" w:firstLineChars="0"/>
        <w:rPr>
          <w:rFonts w:hint="eastAsia"/>
          <w:sz w:val="21"/>
          <w:lang w:val="en-US" w:eastAsia="zh-CN"/>
        </w:rPr>
      </w:pPr>
    </w:p>
    <w:p w14:paraId="1C410D7A">
      <w:pPr>
        <w:numPr>
          <w:ilvl w:val="0"/>
          <w:numId w:val="0"/>
        </w:numPr>
        <w:ind w:leftChars="0" w:firstLine="425" w:firstLineChars="0"/>
        <w:rPr>
          <w:rFonts w:hint="eastAsia"/>
          <w:color w:val="FF0000"/>
          <w:lang w:val="zh-CN"/>
        </w:rPr>
      </w:pPr>
      <w:r>
        <w:rPr>
          <w:rFonts w:hint="eastAsia"/>
          <w:sz w:val="21"/>
          <w:lang w:val="en-US" w:eastAsia="zh-CN"/>
        </w:rPr>
        <w:t>1.</w:t>
      </w:r>
      <w:r>
        <w:rPr>
          <w:sz w:val="21"/>
        </w:rPr>
        <w:t>参与者：社区医生　|　优先级：P0</w:t>
      </w:r>
    </w:p>
    <w:p w14:paraId="4E70C080">
      <w:pPr>
        <w:numPr>
          <w:ilvl w:val="0"/>
          <w:numId w:val="0"/>
        </w:numPr>
        <w:ind w:leftChars="0" w:firstLine="425" w:firstLineChars="0"/>
        <w:rPr>
          <w:rFonts w:hint="eastAsia"/>
          <w:color w:val="FF0000"/>
          <w:lang w:val="zh-CN"/>
        </w:rPr>
      </w:pPr>
      <w:r>
        <w:rPr>
          <w:rFonts w:hint="eastAsia"/>
          <w:sz w:val="21"/>
          <w:lang w:val="en-US" w:eastAsia="zh-CN"/>
        </w:rPr>
        <w:t>2.</w:t>
      </w:r>
      <w:r>
        <w:rPr>
          <w:sz w:val="21"/>
        </w:rPr>
        <w:t>功能描述：医生对其签约老人的档案进行全生命周期管理。查询：分页展示，支持按姓名/身份证/社区/年龄段筛选，列表显示姓名/性别/年龄/身份证脱敏/社区/签约医生/入档日期/状态标签。新增：填写姓名、身份证号（自动解析出生日期和性别）、联系方式、住址、所属社区、签约医生、入档日期，同时管理家属联系人（姓名/关系/手机号/是否紧急联系人）。编辑：先删后插更新家属记录（同一事务）。身份证号全国唯一校验。</w:t>
      </w:r>
    </w:p>
    <w:p w14:paraId="54258D8E">
      <w:pPr>
        <w:numPr>
          <w:ilvl w:val="0"/>
          <w:numId w:val="0"/>
        </w:numPr>
        <w:ind w:leftChars="0" w:firstLine="425" w:firstLineChars="0"/>
        <w:rPr>
          <w:rFonts w:hint="eastAsia"/>
          <w:color w:val="FF0000"/>
          <w:lang w:val="zh-CN"/>
        </w:rPr>
      </w:pPr>
      <w:r>
        <w:rPr>
          <w:rFonts w:hint="eastAsia"/>
          <w:sz w:val="21"/>
          <w:lang w:val="en-US" w:eastAsia="zh-CN"/>
        </w:rPr>
        <w:t>3.</w:t>
      </w:r>
      <w:r>
        <w:rPr>
          <w:sz w:val="21"/>
        </w:rPr>
        <w:t>业务规则：医生只能查看和操作自己签约的老人；身份证号自动解析：第7-14位出生日期，第17位性别（奇数男偶数女）；家属编辑先删后插策略。</w:t>
      </w:r>
    </w:p>
    <w:p w14:paraId="797F33E8">
      <w:pPr>
        <w:numPr>
          <w:ilvl w:val="0"/>
          <w:numId w:val="0"/>
        </w:numPr>
        <w:ind w:leftChars="0" w:firstLine="425" w:firstLineChars="0"/>
        <w:rPr>
          <w:color w:val="FF0000"/>
        </w:rPr>
      </w:pPr>
      <w:r>
        <w:rPr>
          <w:rFonts w:hint="eastAsia"/>
          <w:sz w:val="21"/>
          <w:lang w:val="en-US" w:eastAsia="zh-CN"/>
        </w:rPr>
        <w:t>4.</w:t>
      </w:r>
      <w:r>
        <w:rPr>
          <w:sz w:val="21"/>
        </w:rPr>
        <w:t>涉及数据：elderly（读写）, family_contact（读写）, notification（建档消息）, operation_log</w:t>
      </w:r>
    </w:p>
    <w:p w14:paraId="544F2046">
      <w:pPr>
        <w:rPr>
          <w:rFonts w:hint="eastAsia"/>
          <w:color w:val="FF0000"/>
        </w:rPr>
      </w:pPr>
    </w:p>
    <w:p w14:paraId="0498FE6D">
      <w:pPr>
        <w:pStyle w:val="4"/>
        <w:numPr>
          <w:ilvl w:val="1"/>
          <w:numId w:val="0"/>
        </w:numPr>
        <w:rPr>
          <w:rFonts w:hint="eastAsia"/>
          <w:b/>
          <w:lang w:val="en-US" w:eastAsia="zh-CN"/>
        </w:rPr>
      </w:pPr>
      <w:bookmarkStart w:id="19" w:name="_Toc14300"/>
      <w:r>
        <w:rPr>
          <w:rFonts w:hint="eastAsia"/>
          <w:b/>
          <w:lang w:val="en-US" w:eastAsia="zh-CN"/>
        </w:rPr>
        <w:t>3.5 UC-DOC-03 导入老人健康数据</w:t>
      </w:r>
      <w:bookmarkEnd w:id="19"/>
    </w:p>
    <w:p w14:paraId="18F0E826">
      <w:pPr>
        <w:numPr>
          <w:ilvl w:val="0"/>
          <w:numId w:val="0"/>
        </w:numPr>
        <w:ind w:leftChars="0" w:firstLine="425" w:firstLineChars="0"/>
        <w:rPr>
          <w:rFonts w:hint="eastAsia"/>
          <w:sz w:val="21"/>
          <w:lang w:val="en-US" w:eastAsia="zh-CN"/>
        </w:rPr>
      </w:pPr>
    </w:p>
    <w:p w14:paraId="70000565">
      <w:pPr>
        <w:numPr>
          <w:ilvl w:val="0"/>
          <w:numId w:val="0"/>
        </w:numPr>
        <w:ind w:leftChars="0" w:firstLine="425" w:firstLineChars="0"/>
        <w:rPr>
          <w:rFonts w:hint="eastAsia"/>
          <w:sz w:val="21"/>
          <w:lang w:val="en-US" w:eastAsia="zh-CN"/>
        </w:rPr>
      </w:pPr>
      <w:r>
        <w:rPr>
          <w:rFonts w:hint="eastAsia"/>
          <w:sz w:val="21"/>
          <w:lang w:val="en-US" w:eastAsia="zh-CN"/>
        </w:rPr>
        <w:t>1.参与者：社区医生　|　优先级：P0</w:t>
      </w:r>
    </w:p>
    <w:p w14:paraId="56404C64">
      <w:pPr>
        <w:numPr>
          <w:ilvl w:val="0"/>
          <w:numId w:val="0"/>
        </w:numPr>
        <w:ind w:leftChars="0" w:firstLine="425" w:firstLineChars="0"/>
        <w:rPr>
          <w:rFonts w:hint="eastAsia"/>
          <w:sz w:val="21"/>
          <w:lang w:val="en-US" w:eastAsia="zh-CN"/>
        </w:rPr>
      </w:pPr>
      <w:r>
        <w:rPr>
          <w:rFonts w:hint="eastAsia"/>
          <w:sz w:val="21"/>
          <w:lang w:val="en-US" w:eastAsia="zh-CN"/>
        </w:rPr>
        <w:t>2.功能描述：医生将护工按标准格式整理好的当日健康检测数据文件拖入上传区域，系统自动解析导入。支持.xlsx/.csv格式。系统后台自动执行：校验文件格式和列名、根据身份证号匹配老人、跳过非签约老人、自动计算BMI、逐条写入health_record表、写入后自动触发预警规则扫描。页面仅显示"数据更新成功"，医生切换到Dashboard查看更新后的数据和预警。</w:t>
      </w:r>
    </w:p>
    <w:p w14:paraId="44B6485F">
      <w:pPr>
        <w:numPr>
          <w:ilvl w:val="0"/>
          <w:numId w:val="0"/>
        </w:numPr>
        <w:ind w:leftChars="0" w:firstLine="425" w:firstLineChars="0"/>
        <w:rPr>
          <w:rFonts w:hint="eastAsia"/>
          <w:sz w:val="21"/>
          <w:lang w:val="en-US" w:eastAsia="zh-CN"/>
        </w:rPr>
      </w:pPr>
      <w:r>
        <w:rPr>
          <w:rFonts w:hint="eastAsia"/>
          <w:sz w:val="21"/>
          <w:lang w:val="en-US" w:eastAsia="zh-CN"/>
        </w:rPr>
        <w:t>3.业务规则：医生只需拖入文件即可，无需手动操作；文件由护工按标准格式提前整理；身份证号匹配老人；24h内同老人同指标不重复生成预警；BMI = 体重/(身高/100)²自动计算。</w:t>
      </w:r>
    </w:p>
    <w:p w14:paraId="4717944F">
      <w:pPr>
        <w:numPr>
          <w:ilvl w:val="0"/>
          <w:numId w:val="0"/>
        </w:numPr>
        <w:ind w:leftChars="0" w:firstLine="425" w:firstLineChars="0"/>
        <w:rPr>
          <w:rFonts w:hint="eastAsia"/>
          <w:sz w:val="21"/>
          <w:lang w:val="en-US" w:eastAsia="zh-CN"/>
        </w:rPr>
      </w:pPr>
    </w:p>
    <w:p w14:paraId="63E1C7DC">
      <w:pPr>
        <w:pStyle w:val="4"/>
        <w:numPr>
          <w:ilvl w:val="1"/>
          <w:numId w:val="0"/>
        </w:numPr>
        <w:rPr>
          <w:rFonts w:hint="eastAsia"/>
          <w:b/>
          <w:lang w:val="en-US" w:eastAsia="zh-CN"/>
        </w:rPr>
      </w:pPr>
      <w:bookmarkStart w:id="20" w:name="_Toc1798"/>
      <w:r>
        <w:rPr>
          <w:rFonts w:hint="eastAsia"/>
          <w:b/>
          <w:lang w:val="en-US" w:eastAsia="zh-CN"/>
        </w:rPr>
        <w:t>3.6 UC-DOC-04 查看健康数据趋势图</w:t>
      </w:r>
      <w:bookmarkEnd w:id="20"/>
    </w:p>
    <w:p w14:paraId="23164894">
      <w:pPr>
        <w:numPr>
          <w:ilvl w:val="0"/>
          <w:numId w:val="0"/>
        </w:numPr>
        <w:ind w:leftChars="0" w:firstLine="425" w:firstLineChars="0"/>
        <w:rPr>
          <w:rFonts w:hint="eastAsia"/>
          <w:sz w:val="21"/>
          <w:lang w:val="en-US" w:eastAsia="zh-CN"/>
        </w:rPr>
      </w:pPr>
    </w:p>
    <w:p w14:paraId="5C15E0CC">
      <w:pPr>
        <w:numPr>
          <w:ilvl w:val="0"/>
          <w:numId w:val="0"/>
        </w:numPr>
        <w:ind w:leftChars="0" w:firstLine="425" w:firstLineChars="0"/>
        <w:rPr>
          <w:rFonts w:hint="eastAsia"/>
          <w:sz w:val="21"/>
          <w:lang w:val="en-US" w:eastAsia="zh-CN"/>
        </w:rPr>
      </w:pPr>
      <w:r>
        <w:rPr>
          <w:rFonts w:hint="eastAsia"/>
          <w:sz w:val="21"/>
          <w:lang w:val="en-US" w:eastAsia="zh-CN"/>
        </w:rPr>
        <w:t>1.参与者：社区医生　|　优先级：P1</w:t>
      </w:r>
    </w:p>
    <w:p w14:paraId="56A21850">
      <w:pPr>
        <w:numPr>
          <w:ilvl w:val="0"/>
          <w:numId w:val="0"/>
        </w:numPr>
        <w:ind w:leftChars="0" w:firstLine="425" w:firstLineChars="0"/>
        <w:rPr>
          <w:rFonts w:hint="eastAsia"/>
          <w:sz w:val="21"/>
          <w:lang w:val="en-US" w:eastAsia="zh-CN"/>
        </w:rPr>
      </w:pPr>
      <w:r>
        <w:rPr>
          <w:rFonts w:hint="eastAsia"/>
          <w:sz w:val="21"/>
          <w:lang w:val="en-US" w:eastAsia="zh-CN"/>
        </w:rPr>
        <w:t>2.功能描述：在老人健康数据页面查看指定指标的趋势折线图。支持切换指标（收缩压/舒张压/血糖/心率/血氧/体重/BMI）、选择时间范围（近7/30/90天+自定义）、ECharts折线图渲染（含数据点、正常区间绿色带、超标红色标记）、鼠标悬停Tooltip、DataZoom缩放。同一日期多条记录取最新一条，数据点超100条按周聚合。</w:t>
      </w:r>
    </w:p>
    <w:p w14:paraId="5B9ED0B1">
      <w:pPr>
        <w:numPr>
          <w:ilvl w:val="0"/>
          <w:numId w:val="0"/>
        </w:numPr>
        <w:ind w:leftChars="0" w:firstLine="425" w:firstLineChars="0"/>
        <w:rPr>
          <w:rFonts w:hint="eastAsia"/>
          <w:sz w:val="21"/>
          <w:lang w:val="en-US" w:eastAsia="zh-CN"/>
        </w:rPr>
      </w:pPr>
      <w:r>
        <w:rPr>
          <w:rFonts w:hint="eastAsia"/>
          <w:sz w:val="21"/>
          <w:lang w:val="en-US" w:eastAsia="zh-CN"/>
        </w:rPr>
        <w:t>3.业务规则：仅展示当前医生签约老人的数据；正常参考范围从预警规则表获取；时间跨度不超过365天。</w:t>
      </w:r>
    </w:p>
    <w:p w14:paraId="6EBF2B05">
      <w:pPr>
        <w:numPr>
          <w:ilvl w:val="0"/>
          <w:numId w:val="0"/>
        </w:numPr>
        <w:ind w:leftChars="0" w:firstLine="425" w:firstLineChars="0"/>
        <w:rPr>
          <w:rFonts w:hint="eastAsia"/>
          <w:sz w:val="21"/>
          <w:lang w:val="en-US" w:eastAsia="zh-CN"/>
        </w:rPr>
      </w:pPr>
      <w:r>
        <w:rPr>
          <w:rFonts w:hint="eastAsia"/>
          <w:sz w:val="21"/>
          <w:lang w:val="en-US" w:eastAsia="zh-CN"/>
        </w:rPr>
        <w:t>4.涉及数据：health_record, warning_rule（获取参考范围）, elderly（校验签约关系）</w:t>
      </w:r>
    </w:p>
    <w:p w14:paraId="1D7851A2">
      <w:pPr>
        <w:pStyle w:val="3"/>
        <w:ind w:firstLine="400"/>
        <w:rPr>
          <w:rFonts w:hint="eastAsia"/>
          <w:color w:val="FF0000"/>
        </w:rPr>
      </w:pPr>
    </w:p>
    <w:p w14:paraId="1498F515">
      <w:pPr>
        <w:ind w:firstLine="400"/>
        <w:jc w:val="center"/>
        <w:rPr>
          <w:rFonts w:hint="eastAsia"/>
          <w:color w:val="FF0000"/>
        </w:rPr>
      </w:pPr>
    </w:p>
    <w:p w14:paraId="1233C9D6">
      <w:pPr>
        <w:pStyle w:val="3"/>
        <w:ind w:firstLine="400"/>
        <w:rPr>
          <w:rFonts w:hint="eastAsia"/>
          <w:color w:val="FF0000"/>
        </w:rPr>
      </w:pPr>
    </w:p>
    <w:p w14:paraId="7E54CA78">
      <w:pPr>
        <w:pStyle w:val="4"/>
        <w:numPr>
          <w:ilvl w:val="1"/>
          <w:numId w:val="0"/>
        </w:numPr>
        <w:rPr>
          <w:rFonts w:hint="eastAsia"/>
          <w:b/>
          <w:lang w:val="en-US" w:eastAsia="zh-CN"/>
        </w:rPr>
      </w:pPr>
      <w:bookmarkStart w:id="21" w:name="_Toc28713"/>
      <w:r>
        <w:rPr>
          <w:rFonts w:hint="eastAsia"/>
          <w:b/>
          <w:lang w:val="en-US" w:eastAsia="zh-CN"/>
        </w:rPr>
        <w:t>3.7 UC-DOC-05 处理预警</w:t>
      </w:r>
      <w:bookmarkEnd w:id="21"/>
    </w:p>
    <w:p w14:paraId="1002225C">
      <w:pPr>
        <w:numPr>
          <w:ilvl w:val="0"/>
          <w:numId w:val="0"/>
        </w:numPr>
        <w:ind w:leftChars="0" w:firstLine="425" w:firstLineChars="0"/>
        <w:rPr>
          <w:rFonts w:hint="eastAsia"/>
          <w:sz w:val="21"/>
          <w:lang w:val="en-US" w:eastAsia="zh-CN"/>
        </w:rPr>
      </w:pPr>
    </w:p>
    <w:p w14:paraId="5A1FE326">
      <w:pPr>
        <w:numPr>
          <w:ilvl w:val="0"/>
          <w:numId w:val="0"/>
        </w:numPr>
        <w:ind w:leftChars="0" w:firstLine="425" w:firstLineChars="0"/>
        <w:rPr>
          <w:rFonts w:hint="eastAsia"/>
          <w:sz w:val="21"/>
          <w:lang w:val="en-US" w:eastAsia="zh-CN"/>
        </w:rPr>
      </w:pPr>
      <w:r>
        <w:rPr>
          <w:rFonts w:hint="eastAsia"/>
          <w:sz w:val="21"/>
          <w:lang w:val="en-US" w:eastAsia="zh-CN"/>
        </w:rPr>
        <w:t>1.参与者：社区医生　|　优先级：P0</w:t>
      </w:r>
    </w:p>
    <w:p w14:paraId="0165DA60">
      <w:pPr>
        <w:numPr>
          <w:ilvl w:val="0"/>
          <w:numId w:val="0"/>
        </w:numPr>
        <w:ind w:leftChars="0" w:firstLine="425" w:firstLineChars="0"/>
        <w:rPr>
          <w:rFonts w:hint="eastAsia"/>
          <w:sz w:val="21"/>
          <w:lang w:val="en-US" w:eastAsia="zh-CN"/>
        </w:rPr>
      </w:pPr>
      <w:r>
        <w:rPr>
          <w:rFonts w:hint="eastAsia"/>
          <w:sz w:val="21"/>
          <w:lang w:val="en-US" w:eastAsia="zh-CN"/>
        </w:rPr>
        <w:t>2.功能描述：医生查看并处理自己签约老人产生的健康预警。包括：预警列表（默认待处理优先，按级别标签着色）、筛选（按级别/类型/状态/时间范围）、预警详情（预警基本信息/近7天趋势折线图/老人基本信息卡片/处理历史时间线）、接单处理（状态变为处理中）、完成处理（填写处理意见和结果，状态变为已完成）、关闭预警（判定为误报时关闭，必选关闭原因）。处理完成后向紧急联系人和社区管理员推送通知。</w:t>
      </w:r>
    </w:p>
    <w:p w14:paraId="2D1D2714">
      <w:pPr>
        <w:numPr>
          <w:ilvl w:val="0"/>
          <w:numId w:val="0"/>
        </w:numPr>
        <w:ind w:leftChars="0" w:firstLine="425" w:firstLineChars="0"/>
        <w:rPr>
          <w:rFonts w:hint="eastAsia"/>
          <w:sz w:val="21"/>
          <w:lang w:val="en-US" w:eastAsia="zh-CN"/>
        </w:rPr>
      </w:pPr>
      <w:r>
        <w:rPr>
          <w:rFonts w:hint="eastAsia"/>
          <w:sz w:val="21"/>
          <w:lang w:val="en-US" w:eastAsia="zh-CN"/>
        </w:rPr>
        <w:t>3.业务规则：状态流转：待处理→处理中→已完成/已关闭（终态不可逆）；级别判定：超出阈值&gt;=50%紧急，20-50%重要，&lt;20%一般；处理时效：&lt;=30分钟及时，30-120分钟一般，&gt;120分钟超时。</w:t>
      </w:r>
    </w:p>
    <w:p w14:paraId="7F733C28">
      <w:pPr>
        <w:numPr>
          <w:ilvl w:val="0"/>
          <w:numId w:val="0"/>
        </w:numPr>
        <w:ind w:leftChars="0" w:firstLine="425" w:firstLineChars="0"/>
        <w:rPr>
          <w:rFonts w:hint="eastAsia"/>
          <w:sz w:val="21"/>
          <w:lang w:val="en-US" w:eastAsia="zh-CN"/>
        </w:rPr>
      </w:pPr>
      <w:r>
        <w:rPr>
          <w:rFonts w:hint="eastAsia"/>
          <w:sz w:val="21"/>
          <w:lang w:val="en-US" w:eastAsia="zh-CN"/>
        </w:rPr>
        <w:t>4.涉及数据：warning_record（读写）, warning_rule, elderly, health_record, warning_operation_log, notification</w:t>
      </w:r>
    </w:p>
    <w:p w14:paraId="670F2415">
      <w:pPr>
        <w:pStyle w:val="3"/>
        <w:ind w:firstLine="400"/>
      </w:pPr>
    </w:p>
    <w:p w14:paraId="34E36600">
      <w:pPr>
        <w:pStyle w:val="3"/>
        <w:ind w:left="0"/>
        <w:rPr>
          <w:rFonts w:hint="eastAsia"/>
        </w:rPr>
      </w:pPr>
    </w:p>
    <w:p w14:paraId="5B1EA5E1">
      <w:pPr>
        <w:pStyle w:val="4"/>
        <w:numPr>
          <w:ilvl w:val="1"/>
          <w:numId w:val="0"/>
        </w:numPr>
        <w:rPr>
          <w:rFonts w:hint="eastAsia"/>
          <w:b/>
          <w:lang w:val="en-US" w:eastAsia="zh-CN"/>
        </w:rPr>
      </w:pPr>
      <w:bookmarkStart w:id="22" w:name="_Toc21257"/>
      <w:r>
        <w:rPr>
          <w:rFonts w:hint="eastAsia"/>
          <w:b/>
          <w:lang w:val="en-US" w:eastAsia="zh-CN"/>
        </w:rPr>
        <w:t>3.8 UC-DOC-06 制定与执行随访计划</w:t>
      </w:r>
      <w:bookmarkEnd w:id="22"/>
    </w:p>
    <w:p w14:paraId="0D97614C">
      <w:pPr>
        <w:numPr>
          <w:ilvl w:val="0"/>
          <w:numId w:val="0"/>
        </w:numPr>
        <w:ind w:leftChars="0" w:firstLine="425" w:firstLineChars="0"/>
        <w:rPr>
          <w:rFonts w:hint="eastAsia"/>
          <w:sz w:val="21"/>
          <w:lang w:val="en-US" w:eastAsia="zh-CN"/>
        </w:rPr>
      </w:pPr>
    </w:p>
    <w:p w14:paraId="73C226F5">
      <w:pPr>
        <w:numPr>
          <w:ilvl w:val="0"/>
          <w:numId w:val="0"/>
        </w:numPr>
        <w:ind w:leftChars="0" w:firstLine="425" w:firstLineChars="0"/>
        <w:rPr>
          <w:rFonts w:hint="eastAsia"/>
          <w:sz w:val="21"/>
          <w:lang w:val="en-US" w:eastAsia="zh-CN"/>
        </w:rPr>
      </w:pPr>
      <w:r>
        <w:rPr>
          <w:rFonts w:hint="eastAsia"/>
          <w:sz w:val="21"/>
          <w:lang w:val="en-US" w:eastAsia="zh-CN"/>
        </w:rPr>
        <w:t>1.参与者：社区医生　|　优先级：P0</w:t>
      </w:r>
    </w:p>
    <w:p w14:paraId="1C42362E">
      <w:pPr>
        <w:numPr>
          <w:ilvl w:val="0"/>
          <w:numId w:val="0"/>
        </w:numPr>
        <w:ind w:leftChars="0" w:firstLine="425" w:firstLineChars="0"/>
        <w:rPr>
          <w:rFonts w:hint="eastAsia"/>
          <w:sz w:val="21"/>
          <w:lang w:val="en-US" w:eastAsia="zh-CN"/>
        </w:rPr>
      </w:pPr>
      <w:r>
        <w:rPr>
          <w:rFonts w:hint="eastAsia"/>
          <w:sz w:val="21"/>
          <w:lang w:val="en-US" w:eastAsia="zh-CN"/>
        </w:rPr>
        <w:t>2.功能描述：医生为签约老人制定随访计划并在到期日执行，记录随访结果并自动生成下次随访计划。包括：随访计划列表（按类型/状态/日期筛选）、新建计划（选择老人、随访类型、计划日期、随访方式、随访重点标签，自动展示最近3次随访摘要）、执行随访（填写健康指标、用药情况、生活方式评估、心理筛查PHQ-2、随访结论，健康指标同步写入health_record并触发预警）、自动生成下次计划（根据随访类型默认间隔：常规3个月、慢病1个月、术后2周、产后3-7天、年度体检1年、临时无间隔），逾期超7天自动取消。</w:t>
      </w:r>
    </w:p>
    <w:p w14:paraId="6A66B274">
      <w:pPr>
        <w:numPr>
          <w:ilvl w:val="0"/>
          <w:numId w:val="0"/>
        </w:numPr>
        <w:ind w:leftChars="0" w:firstLine="425" w:firstLineChars="0"/>
        <w:rPr>
          <w:rFonts w:hint="eastAsia"/>
          <w:sz w:val="21"/>
          <w:lang w:val="en-US" w:eastAsia="zh-CN"/>
        </w:rPr>
      </w:pPr>
      <w:r>
        <w:rPr>
          <w:rFonts w:hint="eastAsia"/>
          <w:sz w:val="21"/>
          <w:lang w:val="en-US" w:eastAsia="zh-CN"/>
        </w:rPr>
        <w:t>3.业务规则：随访计划状态流转：待执行→执行中→已完成，逾期7天自动取消；医生只能操作自己签约老人的随访；已完成随访记录不可修改健康数据；随访中录入的健康指标同步写入health_record并触发预警规则扫描。</w:t>
      </w:r>
    </w:p>
    <w:p w14:paraId="6E232329">
      <w:pPr>
        <w:numPr>
          <w:ilvl w:val="0"/>
          <w:numId w:val="0"/>
        </w:numPr>
        <w:ind w:leftChars="0" w:firstLine="425" w:firstLineChars="0"/>
        <w:rPr>
          <w:rFonts w:hint="eastAsia"/>
          <w:sz w:val="21"/>
          <w:lang w:val="en-US" w:eastAsia="zh-CN"/>
        </w:rPr>
      </w:pPr>
      <w:r>
        <w:rPr>
          <w:rFonts w:hint="eastAsia"/>
          <w:sz w:val="21"/>
          <w:lang w:val="en-US" w:eastAsia="zh-CN"/>
        </w:rPr>
        <w:t>4.涉及数据：follow_up_plan（读写）, follow_up_record（读写）, elderly（读）, health_record（写）, warning_record（触发预警时写）</w:t>
      </w:r>
    </w:p>
    <w:p w14:paraId="312E25A1"/>
    <w:p w14:paraId="389F1FFE"/>
    <w:p w14:paraId="3D107A27">
      <w:pPr>
        <w:pStyle w:val="4"/>
        <w:numPr>
          <w:ilvl w:val="1"/>
          <w:numId w:val="0"/>
        </w:numPr>
        <w:rPr>
          <w:rFonts w:hint="eastAsia"/>
          <w:b/>
          <w:lang w:val="en-US" w:eastAsia="zh-CN"/>
        </w:rPr>
      </w:pPr>
      <w:bookmarkStart w:id="23" w:name="_Toc10497"/>
      <w:r>
        <w:rPr>
          <w:rFonts w:hint="eastAsia"/>
          <w:b/>
          <w:lang w:val="en-US" w:eastAsia="zh-CN"/>
        </w:rPr>
        <w:t>3.9 UC-DOC-07 生成与填写健康评估报告</w:t>
      </w:r>
      <w:bookmarkEnd w:id="23"/>
    </w:p>
    <w:p w14:paraId="640E7712">
      <w:pPr>
        <w:numPr>
          <w:ilvl w:val="0"/>
          <w:numId w:val="0"/>
        </w:numPr>
        <w:ind w:leftChars="0" w:firstLine="425" w:firstLineChars="0"/>
        <w:rPr>
          <w:rFonts w:hint="eastAsia"/>
          <w:sz w:val="21"/>
          <w:lang w:val="en-US" w:eastAsia="zh-CN"/>
        </w:rPr>
      </w:pPr>
    </w:p>
    <w:p w14:paraId="7E98439C">
      <w:pPr>
        <w:numPr>
          <w:ilvl w:val="0"/>
          <w:numId w:val="0"/>
        </w:numPr>
        <w:ind w:leftChars="0" w:firstLine="425" w:firstLineChars="0"/>
        <w:rPr>
          <w:rFonts w:hint="eastAsia"/>
          <w:sz w:val="21"/>
          <w:lang w:val="en-US" w:eastAsia="zh-CN"/>
        </w:rPr>
      </w:pPr>
      <w:r>
        <w:rPr>
          <w:rFonts w:hint="eastAsia"/>
          <w:sz w:val="21"/>
          <w:lang w:val="en-US" w:eastAsia="zh-CN"/>
        </w:rPr>
        <w:t>1.参与者：社区医生　|　优先级：P1</w:t>
      </w:r>
    </w:p>
    <w:p w14:paraId="07465FCD">
      <w:pPr>
        <w:numPr>
          <w:ilvl w:val="0"/>
          <w:numId w:val="0"/>
        </w:numPr>
        <w:ind w:leftChars="0" w:firstLine="425" w:firstLineChars="0"/>
        <w:rPr>
          <w:rFonts w:hint="eastAsia"/>
          <w:sz w:val="21"/>
          <w:lang w:val="en-US" w:eastAsia="zh-CN"/>
        </w:rPr>
      </w:pPr>
      <w:r>
        <w:rPr>
          <w:rFonts w:hint="eastAsia"/>
          <w:sz w:val="21"/>
          <w:lang w:val="en-US" w:eastAsia="zh-CN"/>
        </w:rPr>
        <w:t>2.功能描述：医生为签约老人生成综合健康评估报告。包括：新建评估（选择老人和模板，自动拉取近30天健康数据/预警/随访摘要）、逐维度评分（ADL/MMSE/MNA-SF/Morse/NRS/GDS-15/社会支持共7个维度，每项实时计分）、结果预览（雷达图+各维度明细+综合等级：优秀&gt;=90%/良好75-89%/一般60-74%/需改善40-59%/差&lt;40%）、填写评估结论（&gt;=20字）和健康建议、导出PDF。同老人同模板一月内只允许创建一次，修改走修订版本流程。</w:t>
      </w:r>
    </w:p>
    <w:p w14:paraId="3E7A7A19">
      <w:pPr>
        <w:numPr>
          <w:ilvl w:val="0"/>
          <w:numId w:val="0"/>
        </w:numPr>
        <w:ind w:leftChars="0" w:firstLine="425" w:firstLineChars="0"/>
        <w:rPr>
          <w:rFonts w:hint="eastAsia"/>
          <w:sz w:val="21"/>
          <w:lang w:val="en-US" w:eastAsia="zh-CN"/>
        </w:rPr>
      </w:pPr>
      <w:r>
        <w:rPr>
          <w:rFonts w:hint="eastAsia"/>
          <w:sz w:val="21"/>
          <w:lang w:val="en-US" w:eastAsia="zh-CN"/>
        </w:rPr>
        <w:t>3.业务规则：各维度权重由模板预设不可改；评分进度自动暂存；同老人同模板每月一次。</w:t>
      </w:r>
    </w:p>
    <w:p w14:paraId="0B94B4F9">
      <w:pPr>
        <w:numPr>
          <w:ilvl w:val="0"/>
          <w:numId w:val="0"/>
        </w:numPr>
        <w:ind w:leftChars="0" w:firstLine="425" w:firstLineChars="0"/>
        <w:rPr>
          <w:rFonts w:hint="eastAsia"/>
          <w:sz w:val="21"/>
          <w:lang w:val="en-US" w:eastAsia="zh-CN"/>
        </w:rPr>
      </w:pPr>
      <w:r>
        <w:rPr>
          <w:rFonts w:hint="eastAsia"/>
          <w:sz w:val="21"/>
          <w:lang w:val="en-US" w:eastAsia="zh-CN"/>
        </w:rPr>
        <w:t>4.涉及数据：assessment_record（读写）, assessment_template, elderly, health_record, warning_record, follow_up_record</w:t>
      </w:r>
    </w:p>
    <w:p w14:paraId="5DA10F62">
      <w:pPr>
        <w:numPr>
          <w:ilvl w:val="0"/>
          <w:numId w:val="0"/>
        </w:numPr>
        <w:ind w:leftChars="0" w:firstLine="425" w:firstLineChars="0"/>
        <w:rPr>
          <w:rFonts w:hint="eastAsia"/>
          <w:sz w:val="21"/>
          <w:lang w:val="en-US" w:eastAsia="zh-CN"/>
        </w:rPr>
      </w:pPr>
    </w:p>
    <w:p w14:paraId="7D05D6EF">
      <w:pPr>
        <w:pStyle w:val="4"/>
        <w:numPr>
          <w:ilvl w:val="1"/>
          <w:numId w:val="0"/>
        </w:numPr>
        <w:rPr>
          <w:rFonts w:hint="eastAsia"/>
          <w:b/>
          <w:lang w:val="en-US" w:eastAsia="zh-CN"/>
        </w:rPr>
      </w:pPr>
      <w:bookmarkStart w:id="24" w:name="_Toc24319"/>
      <w:r>
        <w:rPr>
          <w:rFonts w:hint="eastAsia"/>
          <w:b/>
          <w:lang w:val="en-US" w:eastAsia="zh-CN"/>
        </w:rPr>
        <w:t>3.10 UC-DOC-08 提交设备报修</w:t>
      </w:r>
      <w:bookmarkEnd w:id="24"/>
    </w:p>
    <w:p w14:paraId="253318ED">
      <w:pPr>
        <w:numPr>
          <w:ilvl w:val="0"/>
          <w:numId w:val="0"/>
        </w:numPr>
        <w:ind w:leftChars="0" w:firstLine="425" w:firstLineChars="0"/>
        <w:rPr>
          <w:rFonts w:hint="eastAsia"/>
          <w:sz w:val="21"/>
          <w:lang w:val="en-US" w:eastAsia="zh-CN"/>
        </w:rPr>
      </w:pPr>
    </w:p>
    <w:p w14:paraId="29689ED2">
      <w:pPr>
        <w:numPr>
          <w:ilvl w:val="0"/>
          <w:numId w:val="0"/>
        </w:numPr>
        <w:ind w:leftChars="0" w:firstLine="425" w:firstLineChars="0"/>
        <w:rPr>
          <w:rFonts w:hint="eastAsia"/>
          <w:sz w:val="21"/>
          <w:lang w:val="en-US" w:eastAsia="zh-CN"/>
        </w:rPr>
      </w:pPr>
      <w:r>
        <w:rPr>
          <w:rFonts w:hint="eastAsia"/>
          <w:sz w:val="21"/>
          <w:lang w:val="en-US" w:eastAsia="zh-CN"/>
        </w:rPr>
        <w:t>1.参与者：社区医生　|　优先级：P1</w:t>
      </w:r>
    </w:p>
    <w:p w14:paraId="56B96FA8">
      <w:pPr>
        <w:numPr>
          <w:ilvl w:val="0"/>
          <w:numId w:val="0"/>
        </w:numPr>
        <w:ind w:leftChars="0" w:firstLine="425" w:firstLineChars="0"/>
        <w:rPr>
          <w:rFonts w:hint="eastAsia"/>
          <w:sz w:val="21"/>
          <w:lang w:val="en-US" w:eastAsia="zh-CN"/>
        </w:rPr>
      </w:pPr>
      <w:r>
        <w:rPr>
          <w:rFonts w:hint="eastAsia"/>
          <w:sz w:val="21"/>
          <w:lang w:val="en-US" w:eastAsia="zh-CN"/>
        </w:rPr>
        <w:t>2.功能描述：医生在出诊或入户随访过程中发现社区公用设备异常时提交报修。包括：报修表单（自动填充设备信息，填写故障类型/故障描述/发现时间/紧急程度）、提交后推送通知给设备管理员、设备台账标记[报修中]、跟踪处理进度。设备为社区公用，不与老人绑定。</w:t>
      </w:r>
    </w:p>
    <w:p w14:paraId="0C27ACEA">
      <w:pPr>
        <w:numPr>
          <w:ilvl w:val="0"/>
          <w:numId w:val="0"/>
        </w:numPr>
        <w:ind w:leftChars="0" w:firstLine="425" w:firstLineChars="0"/>
        <w:rPr>
          <w:rFonts w:hint="eastAsia"/>
          <w:sz w:val="21"/>
          <w:lang w:val="en-US" w:eastAsia="zh-CN"/>
        </w:rPr>
      </w:pPr>
      <w:r>
        <w:rPr>
          <w:rFonts w:hint="eastAsia"/>
          <w:sz w:val="21"/>
          <w:lang w:val="en-US" w:eastAsia="zh-CN"/>
        </w:rPr>
        <w:t>3.业务规则：报修状态：待处理→已受理→已完成/已拒绝；本社区医生均可报修；紧急报修发送高优先级消息。</w:t>
      </w:r>
    </w:p>
    <w:p w14:paraId="43DADA61">
      <w:pPr>
        <w:numPr>
          <w:ilvl w:val="0"/>
          <w:numId w:val="0"/>
        </w:numPr>
        <w:ind w:leftChars="0" w:firstLine="425" w:firstLineChars="0"/>
        <w:rPr>
          <w:rFonts w:hint="eastAsia"/>
          <w:sz w:val="21"/>
          <w:lang w:val="en-US" w:eastAsia="zh-CN"/>
        </w:rPr>
      </w:pPr>
      <w:r>
        <w:rPr>
          <w:rFonts w:hint="eastAsia"/>
          <w:sz w:val="21"/>
          <w:lang w:val="en-US" w:eastAsia="zh-CN"/>
        </w:rPr>
        <w:t>4.涉及数据：device_repair_request（写）, device（读）, notification（写）</w:t>
      </w:r>
    </w:p>
    <w:p w14:paraId="0711A960">
      <w:pPr>
        <w:numPr>
          <w:ilvl w:val="0"/>
          <w:numId w:val="0"/>
        </w:numPr>
        <w:ind w:leftChars="0" w:firstLine="425" w:firstLineChars="0"/>
        <w:rPr>
          <w:rFonts w:hint="eastAsia"/>
          <w:sz w:val="21"/>
          <w:lang w:val="en-US" w:eastAsia="zh-CN"/>
        </w:rPr>
      </w:pPr>
    </w:p>
    <w:p w14:paraId="0CAAA254">
      <w:pPr>
        <w:pStyle w:val="4"/>
        <w:numPr>
          <w:ilvl w:val="1"/>
          <w:numId w:val="0"/>
        </w:numPr>
        <w:rPr>
          <w:rFonts w:hint="eastAsia"/>
          <w:b/>
          <w:lang w:val="en-US" w:eastAsia="zh-CN"/>
        </w:rPr>
      </w:pPr>
      <w:bookmarkStart w:id="25" w:name="_Toc14918"/>
      <w:r>
        <w:rPr>
          <w:rFonts w:hint="eastAsia"/>
          <w:b/>
          <w:lang w:val="en-US" w:eastAsia="zh-CN"/>
        </w:rPr>
        <w:t>3.11 UC-DEV-01 录入与编辑设备台账</w:t>
      </w:r>
      <w:bookmarkEnd w:id="25"/>
    </w:p>
    <w:p w14:paraId="126B82ED">
      <w:pPr>
        <w:numPr>
          <w:ilvl w:val="0"/>
          <w:numId w:val="0"/>
        </w:numPr>
        <w:ind w:leftChars="0" w:firstLine="425" w:firstLineChars="0"/>
        <w:rPr>
          <w:rFonts w:hint="eastAsia"/>
          <w:sz w:val="21"/>
          <w:lang w:val="en-US" w:eastAsia="zh-CN"/>
        </w:rPr>
      </w:pPr>
    </w:p>
    <w:p w14:paraId="0A38D584">
      <w:pPr>
        <w:numPr>
          <w:ilvl w:val="0"/>
          <w:numId w:val="0"/>
        </w:numPr>
        <w:ind w:leftChars="0" w:firstLine="425" w:firstLineChars="0"/>
        <w:rPr>
          <w:rFonts w:hint="eastAsia"/>
          <w:sz w:val="21"/>
          <w:lang w:val="en-US" w:eastAsia="zh-CN"/>
        </w:rPr>
      </w:pPr>
      <w:r>
        <w:rPr>
          <w:rFonts w:hint="eastAsia"/>
          <w:sz w:val="21"/>
          <w:lang w:val="en-US" w:eastAsia="zh-CN"/>
        </w:rPr>
        <w:t>1.参与者：设备管理员　|　优先级：P0</w:t>
      </w:r>
    </w:p>
    <w:p w14:paraId="5C34D00E">
      <w:pPr>
        <w:numPr>
          <w:ilvl w:val="0"/>
          <w:numId w:val="0"/>
        </w:numPr>
        <w:ind w:leftChars="0" w:firstLine="425" w:firstLineChars="0"/>
        <w:rPr>
          <w:rFonts w:hint="eastAsia"/>
          <w:sz w:val="21"/>
          <w:lang w:val="en-US" w:eastAsia="zh-CN"/>
        </w:rPr>
      </w:pPr>
      <w:r>
        <w:rPr>
          <w:rFonts w:hint="eastAsia"/>
          <w:sz w:val="21"/>
          <w:lang w:val="en-US" w:eastAsia="zh-CN"/>
        </w:rPr>
        <w:t>2.功能描述：设备管理员录入和管理社区公用智能健康设备的台账信息。包括：设备列表（编号/名称/类型/所属社区/在线状态/购入日期/质保到期日期）、录入新设备（填写唯一标识码/厂商/型号等，系统自动生成设备编号DEV-{类型}-{日期}-{序号}）、设备详情（基本信息/质保信息/操作日志时间线）、编辑设备（唯一标识码只读，乐观锁防并发）。设备归属社区统一管理，不与老人绑定。</w:t>
      </w:r>
    </w:p>
    <w:p w14:paraId="1D06F5A4">
      <w:pPr>
        <w:numPr>
          <w:ilvl w:val="0"/>
          <w:numId w:val="0"/>
        </w:numPr>
        <w:ind w:leftChars="0" w:firstLine="425" w:firstLineChars="0"/>
        <w:rPr>
          <w:rFonts w:hint="eastAsia"/>
          <w:sz w:val="21"/>
          <w:lang w:val="en-US" w:eastAsia="zh-CN"/>
        </w:rPr>
      </w:pPr>
      <w:r>
        <w:rPr>
          <w:rFonts w:hint="eastAsia"/>
          <w:sz w:val="21"/>
          <w:lang w:val="en-US" w:eastAsia="zh-CN"/>
        </w:rPr>
        <w:t>3.业务规则：设备编号自动生成；唯一标识码全局唯一不可修改；质保到期前30天黄色标记、已到期红色标记；不允许物理删除只可报废。</w:t>
      </w:r>
    </w:p>
    <w:p w14:paraId="0F940A3E">
      <w:pPr>
        <w:numPr>
          <w:ilvl w:val="0"/>
          <w:numId w:val="0"/>
        </w:numPr>
        <w:ind w:leftChars="0" w:firstLine="425" w:firstLineChars="0"/>
        <w:rPr>
          <w:rFonts w:hint="eastAsia"/>
          <w:sz w:val="21"/>
          <w:lang w:val="en-US" w:eastAsia="zh-CN"/>
        </w:rPr>
      </w:pPr>
      <w:r>
        <w:rPr>
          <w:rFonts w:hint="eastAsia"/>
          <w:sz w:val="21"/>
          <w:lang w:val="en-US" w:eastAsia="zh-CN"/>
        </w:rPr>
        <w:t>4.涉及数据：device（读写）, device_operation_log（写）</w:t>
      </w:r>
    </w:p>
    <w:p w14:paraId="3A1E2510">
      <w:pPr>
        <w:numPr>
          <w:ilvl w:val="0"/>
          <w:numId w:val="0"/>
        </w:numPr>
        <w:ind w:leftChars="0" w:firstLine="425" w:firstLineChars="0"/>
        <w:rPr>
          <w:rFonts w:hint="eastAsia"/>
          <w:sz w:val="21"/>
          <w:lang w:val="en-US" w:eastAsia="zh-CN"/>
        </w:rPr>
      </w:pPr>
    </w:p>
    <w:p w14:paraId="288392D7">
      <w:pPr>
        <w:pStyle w:val="4"/>
        <w:numPr>
          <w:ilvl w:val="1"/>
          <w:numId w:val="0"/>
        </w:numPr>
        <w:rPr>
          <w:rFonts w:hint="eastAsia"/>
          <w:b/>
          <w:lang w:val="en-US" w:eastAsia="zh-CN"/>
        </w:rPr>
      </w:pPr>
      <w:bookmarkStart w:id="26" w:name="_Toc473"/>
      <w:r>
        <w:rPr>
          <w:rFonts w:hint="eastAsia"/>
          <w:b/>
          <w:lang w:val="en-US" w:eastAsia="zh-CN"/>
        </w:rPr>
        <w:t>3.12 UC-DEV-02 查看设备在线状态并处理离线告警</w:t>
      </w:r>
      <w:bookmarkEnd w:id="26"/>
    </w:p>
    <w:p w14:paraId="0547BEF0">
      <w:pPr>
        <w:numPr>
          <w:ilvl w:val="0"/>
          <w:numId w:val="0"/>
        </w:numPr>
        <w:rPr>
          <w:rFonts w:hint="eastAsia"/>
          <w:sz w:val="21"/>
          <w:lang w:val="en-US" w:eastAsia="zh-CN"/>
        </w:rPr>
      </w:pPr>
    </w:p>
    <w:p w14:paraId="79EE95E8">
      <w:pPr>
        <w:numPr>
          <w:ilvl w:val="0"/>
          <w:numId w:val="0"/>
        </w:numPr>
        <w:ind w:firstLine="425" w:firstLineChars="0"/>
        <w:rPr>
          <w:rFonts w:hint="eastAsia"/>
          <w:sz w:val="21"/>
          <w:lang w:val="en-US" w:eastAsia="zh-CN"/>
        </w:rPr>
      </w:pPr>
      <w:r>
        <w:rPr>
          <w:rFonts w:hint="eastAsia"/>
          <w:sz w:val="21"/>
          <w:lang w:val="en-US" w:eastAsia="zh-CN"/>
        </w:rPr>
        <w:t>1.参与者：设备管理员　|　优先级：P1</w:t>
      </w:r>
    </w:p>
    <w:p w14:paraId="0794B852">
      <w:pPr>
        <w:numPr>
          <w:ilvl w:val="0"/>
          <w:numId w:val="0"/>
        </w:numPr>
        <w:ind w:leftChars="0" w:firstLine="425" w:firstLineChars="0"/>
        <w:rPr>
          <w:rFonts w:hint="eastAsia"/>
          <w:sz w:val="21"/>
          <w:lang w:val="en-US" w:eastAsia="zh-CN"/>
        </w:rPr>
      </w:pPr>
      <w:r>
        <w:rPr>
          <w:rFonts w:hint="eastAsia"/>
          <w:sz w:val="21"/>
          <w:lang w:val="en-US" w:eastAsia="zh-CN"/>
        </w:rPr>
        <w:t>2.功能描述：设备管理员实时监控设备在线状态。包括：监控面板（总数/在线/离线/异常数字卡片+状态分布饼图）、设备列表每30秒自动刷新（在线状态指示灯：绿在线/黄延迟/红离线/灰异常）、离线告警自动生成（心跳超30分钟标记离线，WebSocket推送通知）、处理离线告警（选择处理方式：确认正常/电池耗尽/设备闲置/硬件故障/网络问题/其他）。</w:t>
      </w:r>
    </w:p>
    <w:p w14:paraId="1BB760C1">
      <w:pPr>
        <w:numPr>
          <w:ilvl w:val="0"/>
          <w:numId w:val="0"/>
        </w:numPr>
        <w:ind w:leftChars="0" w:firstLine="425" w:firstLineChars="0"/>
        <w:rPr>
          <w:rFonts w:hint="eastAsia"/>
          <w:sz w:val="21"/>
          <w:lang w:val="en-US" w:eastAsia="zh-CN"/>
        </w:rPr>
      </w:pPr>
      <w:r>
        <w:rPr>
          <w:rFonts w:hint="eastAsia"/>
          <w:sz w:val="21"/>
          <w:lang w:val="en-US" w:eastAsia="zh-CN"/>
        </w:rPr>
        <w:t>3.业务规则：在线判定：心跳&lt;=5分钟在线，5-30分钟延迟，&gt;30分钟离线；告警级别：30-120分钟一般，120-360分钟重要，&gt;360分钟紧急；同设备同天最多2条告警。</w:t>
      </w:r>
    </w:p>
    <w:p w14:paraId="0101C9C8">
      <w:pPr>
        <w:numPr>
          <w:ilvl w:val="0"/>
          <w:numId w:val="0"/>
        </w:numPr>
        <w:ind w:leftChars="0" w:firstLine="425" w:firstLineChars="0"/>
        <w:rPr>
          <w:rFonts w:hint="eastAsia"/>
          <w:sz w:val="21"/>
          <w:lang w:val="en-US" w:eastAsia="zh-CN"/>
        </w:rPr>
      </w:pPr>
      <w:r>
        <w:rPr>
          <w:rFonts w:hint="eastAsia"/>
          <w:sz w:val="21"/>
          <w:lang w:val="en-US" w:eastAsia="zh-CN"/>
        </w:rPr>
        <w:t>4.涉及数据：device, device_heartbeat_log, warning_record（读写）, device_operation_log, notification</w:t>
      </w:r>
    </w:p>
    <w:p w14:paraId="1C5A25DB">
      <w:pPr>
        <w:numPr>
          <w:ilvl w:val="0"/>
          <w:numId w:val="0"/>
        </w:numPr>
        <w:ind w:leftChars="0" w:firstLine="425" w:firstLineChars="0"/>
        <w:rPr>
          <w:rFonts w:hint="eastAsia"/>
          <w:sz w:val="21"/>
          <w:lang w:val="en-US" w:eastAsia="zh-CN"/>
        </w:rPr>
      </w:pPr>
    </w:p>
    <w:p w14:paraId="432DB985">
      <w:pPr>
        <w:pStyle w:val="4"/>
        <w:numPr>
          <w:ilvl w:val="1"/>
          <w:numId w:val="0"/>
        </w:numPr>
        <w:rPr>
          <w:rFonts w:hint="eastAsia"/>
          <w:b/>
          <w:lang w:val="en-US" w:eastAsia="zh-CN"/>
        </w:rPr>
      </w:pPr>
      <w:bookmarkStart w:id="27" w:name="_Toc27479"/>
      <w:r>
        <w:rPr>
          <w:rFonts w:hint="eastAsia"/>
          <w:b/>
          <w:lang w:val="en-US" w:eastAsia="zh-CN"/>
        </w:rPr>
        <w:t>3.13 UC-DEV-03 更新设备状态（维修与报废）</w:t>
      </w:r>
      <w:bookmarkEnd w:id="27"/>
    </w:p>
    <w:p w14:paraId="5B4FAE0B">
      <w:pPr>
        <w:numPr>
          <w:ilvl w:val="0"/>
          <w:numId w:val="0"/>
        </w:numPr>
        <w:ind w:firstLine="425" w:firstLineChars="0"/>
        <w:rPr>
          <w:rFonts w:hint="eastAsia"/>
          <w:sz w:val="21"/>
          <w:lang w:val="en-US" w:eastAsia="zh-CN"/>
        </w:rPr>
      </w:pPr>
    </w:p>
    <w:p w14:paraId="3C533BFD">
      <w:pPr>
        <w:numPr>
          <w:ilvl w:val="0"/>
          <w:numId w:val="0"/>
        </w:numPr>
        <w:ind w:firstLine="425" w:firstLineChars="0"/>
        <w:rPr>
          <w:rFonts w:hint="eastAsia"/>
          <w:sz w:val="21"/>
          <w:lang w:val="en-US" w:eastAsia="zh-CN"/>
        </w:rPr>
      </w:pPr>
      <w:r>
        <w:rPr>
          <w:rFonts w:hint="eastAsia"/>
          <w:sz w:val="21"/>
          <w:lang w:val="en-US" w:eastAsia="zh-CN"/>
        </w:rPr>
        <w:t>1.参与者：设备管理员　|　优先级：P1</w:t>
      </w:r>
    </w:p>
    <w:p w14:paraId="7F08AD58">
      <w:pPr>
        <w:numPr>
          <w:ilvl w:val="0"/>
          <w:numId w:val="0"/>
        </w:numPr>
        <w:ind w:firstLine="425" w:firstLineChars="0"/>
        <w:rPr>
          <w:rFonts w:hint="eastAsia"/>
          <w:sz w:val="21"/>
          <w:lang w:val="en-US" w:eastAsia="zh-CN"/>
        </w:rPr>
      </w:pPr>
      <w:r>
        <w:rPr>
          <w:rFonts w:hint="eastAsia"/>
          <w:sz w:val="21"/>
          <w:lang w:val="en-US" w:eastAsia="zh-CN"/>
        </w:rPr>
        <w:t>2.功能描述：设备管理员变更设备状态。两个入口：主动巡检（台账列表点击状态管理）和处理医生报修（维修请求列表）。维修信息包括维修原因（医生报修/硬件故障/进水/外观损坏/例行保养/离线告警触发/其他）、维修方式、预计天数。报废信息包括报废原因和确认复选框。维修来源为医生报修时，受理和完成需同步更新报修记录状态并推送通知。</w:t>
      </w:r>
    </w:p>
    <w:p w14:paraId="0EAF4FD6">
      <w:pPr>
        <w:numPr>
          <w:ilvl w:val="0"/>
          <w:numId w:val="0"/>
        </w:numPr>
        <w:ind w:firstLine="425" w:firstLineChars="0"/>
        <w:rPr>
          <w:rFonts w:hint="eastAsia"/>
          <w:sz w:val="21"/>
          <w:lang w:val="en-US" w:eastAsia="zh-CN"/>
        </w:rPr>
      </w:pPr>
      <w:r>
        <w:rPr>
          <w:rFonts w:hint="eastAsia"/>
          <w:sz w:val="21"/>
          <w:lang w:val="en-US" w:eastAsia="zh-CN"/>
        </w:rPr>
        <w:t>3.业务规则：状态流转：在线/离线/异常→维修中→已修复（变离线等上线），在线/离线/异常/维修中→已报废（终态不可逆）；维修为医生报修时须关联报修编号。</w:t>
      </w:r>
    </w:p>
    <w:p w14:paraId="25961C65">
      <w:pPr>
        <w:numPr>
          <w:ilvl w:val="0"/>
          <w:numId w:val="0"/>
        </w:numPr>
        <w:ind w:firstLine="425" w:firstLineChars="0"/>
        <w:rPr>
          <w:rFonts w:hint="eastAsia"/>
          <w:sz w:val="21"/>
          <w:lang w:val="en-US" w:eastAsia="zh-CN"/>
        </w:rPr>
      </w:pPr>
      <w:r>
        <w:rPr>
          <w:rFonts w:hint="eastAsia"/>
          <w:sz w:val="21"/>
          <w:lang w:val="en-US" w:eastAsia="zh-CN"/>
        </w:rPr>
        <w:t>4.涉及数据：device, device_repair_request, device_heartbeat_log, device_maintenance, device_operation_log, notification</w:t>
      </w:r>
    </w:p>
    <w:p w14:paraId="2056568B">
      <w:pPr>
        <w:numPr>
          <w:ilvl w:val="0"/>
          <w:numId w:val="0"/>
        </w:numPr>
        <w:ind w:firstLine="425" w:firstLineChars="0"/>
        <w:rPr>
          <w:rFonts w:hint="eastAsia"/>
          <w:sz w:val="21"/>
          <w:lang w:val="en-US" w:eastAsia="zh-CN"/>
        </w:rPr>
      </w:pPr>
    </w:p>
    <w:p w14:paraId="55CA7CF9">
      <w:pPr>
        <w:pStyle w:val="4"/>
        <w:numPr>
          <w:ilvl w:val="1"/>
          <w:numId w:val="0"/>
        </w:numPr>
        <w:rPr>
          <w:rFonts w:hint="eastAsia"/>
          <w:b/>
          <w:lang w:val="en-US" w:eastAsia="zh-CN"/>
        </w:rPr>
      </w:pPr>
      <w:bookmarkStart w:id="28" w:name="_Toc18664"/>
      <w:r>
        <w:rPr>
          <w:rFonts w:hint="eastAsia"/>
          <w:b/>
          <w:lang w:val="en-US" w:eastAsia="zh-CN"/>
        </w:rPr>
        <w:t>3.14 UC-ORG-01 查看各社区统计报表</w:t>
      </w:r>
      <w:bookmarkEnd w:id="28"/>
    </w:p>
    <w:p w14:paraId="11BBF0EA">
      <w:pPr>
        <w:numPr>
          <w:ilvl w:val="0"/>
          <w:numId w:val="0"/>
        </w:numPr>
        <w:ind w:firstLine="425" w:firstLineChars="0"/>
        <w:rPr>
          <w:rFonts w:hint="eastAsia"/>
          <w:sz w:val="21"/>
          <w:lang w:val="en-US" w:eastAsia="zh-CN"/>
        </w:rPr>
      </w:pPr>
    </w:p>
    <w:p w14:paraId="2817FDAC">
      <w:pPr>
        <w:numPr>
          <w:ilvl w:val="0"/>
          <w:numId w:val="0"/>
        </w:numPr>
        <w:ind w:firstLine="425" w:firstLineChars="0"/>
        <w:rPr>
          <w:rFonts w:hint="eastAsia"/>
          <w:sz w:val="21"/>
          <w:lang w:val="en-US" w:eastAsia="zh-CN"/>
        </w:rPr>
      </w:pPr>
      <w:r>
        <w:rPr>
          <w:rFonts w:hint="eastAsia"/>
          <w:sz w:val="21"/>
          <w:lang w:val="en-US" w:eastAsia="zh-CN"/>
        </w:rPr>
        <w:t>1.参与者：机构管理员　|　优先级：P1</w:t>
      </w:r>
    </w:p>
    <w:p w14:paraId="31FF8596">
      <w:pPr>
        <w:numPr>
          <w:ilvl w:val="0"/>
          <w:numId w:val="0"/>
        </w:numPr>
        <w:ind w:firstLine="425" w:firstLineChars="0"/>
        <w:rPr>
          <w:rFonts w:hint="eastAsia"/>
          <w:sz w:val="21"/>
          <w:lang w:val="en-US" w:eastAsia="zh-CN"/>
        </w:rPr>
      </w:pPr>
      <w:r>
        <w:rPr>
          <w:rFonts w:hint="eastAsia"/>
          <w:sz w:val="21"/>
          <w:lang w:val="en-US" w:eastAsia="zh-CN"/>
        </w:rPr>
        <w:t>2.功能描述：机构管理员查看全区各社区对比统计报表。包括：全局数据总览（全区社区数/老人总数/本月新增/设备在线率/预警总数/处理率/随访完成率）、社区对比表格（各社区指标，处理率&lt;80%黄色高亮&lt;60%红色高亮）、辅助图表（老人数量柱状图/预警处理率对比/随访完成率对比）、社区下钻（点击展开年龄分布饼图/性别比例/近6月趋势）、时间范围筛选（本月/近三月/近半年/本年）。</w:t>
      </w:r>
    </w:p>
    <w:p w14:paraId="41D8F7E3">
      <w:pPr>
        <w:numPr>
          <w:ilvl w:val="0"/>
          <w:numId w:val="0"/>
        </w:numPr>
        <w:ind w:firstLine="425" w:firstLineChars="0"/>
        <w:rPr>
          <w:rFonts w:hint="eastAsia"/>
          <w:sz w:val="21"/>
          <w:lang w:val="en-US" w:eastAsia="zh-CN"/>
        </w:rPr>
      </w:pPr>
      <w:r>
        <w:rPr>
          <w:rFonts w:hint="eastAsia"/>
          <w:sz w:val="21"/>
          <w:lang w:val="en-US" w:eastAsia="zh-CN"/>
        </w:rPr>
        <w:t>3.业务规则：机构管理员无数据权限限制；预警处理率=已完成预警数/预警总数×100%；随访完成率=已完成随访数/应完成随访数×100%。</w:t>
      </w:r>
    </w:p>
    <w:p w14:paraId="4D504C62">
      <w:pPr>
        <w:numPr>
          <w:ilvl w:val="0"/>
          <w:numId w:val="0"/>
        </w:numPr>
        <w:ind w:firstLine="425" w:firstLineChars="0"/>
        <w:rPr>
          <w:rFonts w:hint="eastAsia"/>
          <w:sz w:val="21"/>
          <w:lang w:val="en-US" w:eastAsia="zh-CN"/>
        </w:rPr>
      </w:pPr>
      <w:r>
        <w:rPr>
          <w:rFonts w:hint="eastAsia"/>
          <w:sz w:val="21"/>
          <w:lang w:val="en-US" w:eastAsia="zh-CN"/>
        </w:rPr>
        <w:t>4.涉及数据：elderly（按community聚合）, sys_user, warning_record, followup_plan, device</w:t>
      </w:r>
    </w:p>
    <w:p w14:paraId="3AE22656">
      <w:pPr>
        <w:numPr>
          <w:ilvl w:val="0"/>
          <w:numId w:val="0"/>
        </w:numPr>
        <w:ind w:firstLine="425" w:firstLineChars="0"/>
        <w:rPr>
          <w:rFonts w:hint="eastAsia"/>
          <w:sz w:val="21"/>
          <w:lang w:val="en-US" w:eastAsia="zh-CN"/>
        </w:rPr>
      </w:pPr>
    </w:p>
    <w:p w14:paraId="37A72ADD">
      <w:pPr>
        <w:pStyle w:val="4"/>
        <w:numPr>
          <w:ilvl w:val="1"/>
          <w:numId w:val="0"/>
        </w:numPr>
        <w:rPr>
          <w:rFonts w:hint="eastAsia"/>
          <w:b/>
          <w:lang w:val="en-US" w:eastAsia="zh-CN"/>
        </w:rPr>
      </w:pPr>
      <w:bookmarkStart w:id="29" w:name="_Toc4612"/>
      <w:r>
        <w:rPr>
          <w:rFonts w:hint="eastAsia"/>
          <w:b/>
          <w:lang w:val="en-US" w:eastAsia="zh-CN"/>
        </w:rPr>
        <w:t>3.15 UC-ORG-02 导出报表向上级汇报</w:t>
      </w:r>
      <w:bookmarkEnd w:id="29"/>
    </w:p>
    <w:p w14:paraId="59CE362A">
      <w:pPr>
        <w:numPr>
          <w:ilvl w:val="0"/>
          <w:numId w:val="0"/>
        </w:numPr>
        <w:ind w:firstLine="425" w:firstLineChars="0"/>
        <w:rPr>
          <w:rFonts w:hint="eastAsia"/>
          <w:sz w:val="21"/>
          <w:lang w:val="en-US" w:eastAsia="zh-CN"/>
        </w:rPr>
      </w:pPr>
    </w:p>
    <w:p w14:paraId="30BD42D1">
      <w:pPr>
        <w:numPr>
          <w:ilvl w:val="0"/>
          <w:numId w:val="0"/>
        </w:numPr>
        <w:ind w:firstLine="425" w:firstLineChars="0"/>
        <w:rPr>
          <w:rFonts w:hint="eastAsia"/>
          <w:sz w:val="21"/>
          <w:lang w:val="en-US" w:eastAsia="zh-CN"/>
        </w:rPr>
      </w:pPr>
      <w:r>
        <w:rPr>
          <w:rFonts w:hint="eastAsia"/>
          <w:sz w:val="21"/>
          <w:lang w:val="en-US" w:eastAsia="zh-CN"/>
        </w:rPr>
        <w:t>1.参与者：机构管理员　|　优先级：P1</w:t>
      </w:r>
    </w:p>
    <w:p w14:paraId="58BB44E9">
      <w:pPr>
        <w:numPr>
          <w:ilvl w:val="0"/>
          <w:numId w:val="0"/>
        </w:numPr>
        <w:ind w:firstLine="425" w:firstLineChars="0"/>
        <w:rPr>
          <w:rFonts w:hint="eastAsia"/>
          <w:sz w:val="21"/>
          <w:lang w:val="en-US" w:eastAsia="zh-CN"/>
        </w:rPr>
      </w:pPr>
      <w:r>
        <w:rPr>
          <w:rFonts w:hint="eastAsia"/>
          <w:sz w:val="21"/>
          <w:lang w:val="en-US" w:eastAsia="zh-CN"/>
        </w:rPr>
        <w:t>2.功能描述：机构管理员将统计报表导出为Excel文件。导出确认框展示筛选条件摘要，支持勾选导出内容（社区对比汇总表/各社区详细指标/老人明细/预警明细）。Excel多Sheet结构，文件命名含时间戳。超10000行提示预估时间和进度条。</w:t>
      </w:r>
    </w:p>
    <w:p w14:paraId="28DA78F0">
      <w:pPr>
        <w:numPr>
          <w:ilvl w:val="0"/>
          <w:numId w:val="0"/>
        </w:numPr>
        <w:ind w:firstLine="425" w:firstLineChars="0"/>
        <w:rPr>
          <w:rFonts w:hint="eastAsia"/>
          <w:sz w:val="21"/>
          <w:lang w:val="en-US" w:eastAsia="zh-CN"/>
        </w:rPr>
      </w:pPr>
      <w:r>
        <w:rPr>
          <w:rFonts w:hint="eastAsia"/>
          <w:sz w:val="21"/>
          <w:lang w:val="en-US" w:eastAsia="zh-CN"/>
        </w:rPr>
        <w:t>3.业务规则：Excel首行标题+筛选条件说明；百分比保留一位小数；导出操作记录日志。</w:t>
      </w:r>
    </w:p>
    <w:p w14:paraId="4D7974A7">
      <w:pPr>
        <w:numPr>
          <w:ilvl w:val="0"/>
          <w:numId w:val="0"/>
        </w:numPr>
        <w:ind w:firstLine="425" w:firstLineChars="0"/>
        <w:rPr>
          <w:rFonts w:hint="eastAsia"/>
          <w:sz w:val="21"/>
          <w:lang w:val="en-US" w:eastAsia="zh-CN"/>
        </w:rPr>
      </w:pPr>
      <w:r>
        <w:rPr>
          <w:rFonts w:hint="eastAsia"/>
          <w:sz w:val="21"/>
          <w:lang w:val="en-US" w:eastAsia="zh-CN"/>
        </w:rPr>
        <w:t>4.涉及数据：同UC-ORG-01</w:t>
      </w:r>
    </w:p>
    <w:p w14:paraId="5A4F0285">
      <w:pPr>
        <w:numPr>
          <w:ilvl w:val="0"/>
          <w:numId w:val="0"/>
        </w:numPr>
        <w:ind w:firstLine="425" w:firstLineChars="0"/>
        <w:rPr>
          <w:rFonts w:hint="eastAsia"/>
          <w:sz w:val="21"/>
          <w:lang w:val="en-US" w:eastAsia="zh-CN"/>
        </w:rPr>
      </w:pPr>
    </w:p>
    <w:p w14:paraId="10C5A1BA">
      <w:pPr>
        <w:pStyle w:val="4"/>
        <w:numPr>
          <w:ilvl w:val="1"/>
          <w:numId w:val="0"/>
        </w:numPr>
        <w:rPr>
          <w:rFonts w:hint="eastAsia"/>
          <w:b/>
          <w:lang w:val="en-US" w:eastAsia="zh-CN"/>
        </w:rPr>
      </w:pPr>
      <w:bookmarkStart w:id="30" w:name="_Toc16756"/>
      <w:r>
        <w:rPr>
          <w:rFonts w:hint="eastAsia"/>
          <w:b/>
          <w:lang w:val="en-US" w:eastAsia="zh-CN"/>
        </w:rPr>
        <w:t>3.16 UC-COM-03 查看本社区报表并导出</w:t>
      </w:r>
      <w:bookmarkEnd w:id="30"/>
    </w:p>
    <w:p w14:paraId="08550132">
      <w:pPr>
        <w:rPr>
          <w:sz w:val="21"/>
        </w:rPr>
      </w:pPr>
    </w:p>
    <w:p w14:paraId="57B6CBB0">
      <w:pPr>
        <w:numPr>
          <w:ilvl w:val="0"/>
          <w:numId w:val="0"/>
        </w:numPr>
        <w:ind w:firstLine="425" w:firstLineChars="0"/>
        <w:rPr>
          <w:rFonts w:hint="eastAsia"/>
          <w:sz w:val="21"/>
          <w:lang w:val="en-US" w:eastAsia="zh-CN"/>
        </w:rPr>
      </w:pPr>
      <w:r>
        <w:rPr>
          <w:rFonts w:hint="eastAsia"/>
          <w:sz w:val="21"/>
          <w:lang w:val="en-US" w:eastAsia="zh-CN"/>
        </w:rPr>
        <w:t>1.参与者：社区管理员　|　优先级：P1</w:t>
      </w:r>
    </w:p>
    <w:p w14:paraId="6D0C3820">
      <w:pPr>
        <w:numPr>
          <w:ilvl w:val="0"/>
          <w:numId w:val="0"/>
        </w:numPr>
        <w:ind w:firstLine="425" w:firstLineChars="0"/>
        <w:rPr>
          <w:rFonts w:hint="eastAsia"/>
          <w:sz w:val="21"/>
          <w:lang w:val="en-US" w:eastAsia="zh-CN"/>
        </w:rPr>
      </w:pPr>
      <w:r>
        <w:rPr>
          <w:rFonts w:hint="eastAsia"/>
          <w:sz w:val="21"/>
          <w:lang w:val="en-US" w:eastAsia="zh-CN"/>
        </w:rPr>
        <w:t>2.功能描述：社区管理员查看本社区维度的深度数据报表。包括：Dashboard概览（本社区老人总数/本月新增/签约医生数/设备在线率/预警处理率/随访完成率）、报表详情（老人统计区/预警统计区/随访统计区/设备统计区）、时间范围切换、导出Excel。所有聚合维度均为本社区，数据实时查询。</w:t>
      </w:r>
    </w:p>
    <w:p w14:paraId="1855FB9C">
      <w:pPr>
        <w:numPr>
          <w:ilvl w:val="0"/>
          <w:numId w:val="0"/>
        </w:numPr>
        <w:ind w:firstLine="425" w:firstLineChars="0"/>
        <w:rPr>
          <w:rFonts w:hint="eastAsia"/>
          <w:sz w:val="21"/>
          <w:lang w:val="en-US" w:eastAsia="zh-CN"/>
        </w:rPr>
      </w:pPr>
      <w:r>
        <w:rPr>
          <w:rFonts w:hint="eastAsia"/>
          <w:sz w:val="21"/>
          <w:lang w:val="en-US" w:eastAsia="zh-CN"/>
        </w:rPr>
        <w:t>3.业务规则：只能查看本社区数据；所有聚合维度为本社区；导出格式与UC-ORG-02一致。</w:t>
      </w:r>
    </w:p>
    <w:p w14:paraId="5353C5EC">
      <w:pPr>
        <w:numPr>
          <w:ilvl w:val="0"/>
          <w:numId w:val="0"/>
        </w:numPr>
        <w:ind w:firstLine="425" w:firstLineChars="0"/>
        <w:rPr>
          <w:rFonts w:hint="eastAsia"/>
          <w:sz w:val="21"/>
          <w:lang w:val="en-US" w:eastAsia="zh-CN"/>
        </w:rPr>
      </w:pPr>
      <w:r>
        <w:rPr>
          <w:rFonts w:hint="eastAsia"/>
          <w:sz w:val="21"/>
          <w:lang w:val="en-US" w:eastAsia="zh-CN"/>
        </w:rPr>
        <w:t>4.涉及数据：elderly, sys_user, health_record, warning_record, followup_plan, device（全部按community过滤）</w:t>
      </w:r>
    </w:p>
    <w:p w14:paraId="590811C8">
      <w:pPr>
        <w:rPr>
          <w:sz w:val="21"/>
        </w:rPr>
      </w:pPr>
    </w:p>
    <w:p w14:paraId="07D3BADD">
      <w:pPr>
        <w:pStyle w:val="2"/>
        <w:numPr>
          <w:ilvl w:val="0"/>
          <w:numId w:val="3"/>
        </w:numPr>
        <w:rPr>
          <w:rFonts w:hint="eastAsia"/>
        </w:rPr>
      </w:pPr>
      <w:r>
        <w:rPr>
          <w:rFonts w:hint="eastAsia"/>
        </w:rPr>
        <w:t xml:space="preserve"> </w:t>
      </w:r>
      <w:bookmarkStart w:id="31" w:name="_Toc16965"/>
      <w:r>
        <w:rPr>
          <w:rFonts w:hint="eastAsia"/>
        </w:rPr>
        <w:t>性能</w:t>
      </w:r>
      <w:bookmarkEnd w:id="31"/>
    </w:p>
    <w:p w14:paraId="66527E5E">
      <w:pPr>
        <w:ind w:firstLine="425" w:firstLineChars="0"/>
        <w:rPr>
          <w:rFonts w:hint="eastAsia"/>
        </w:rPr>
      </w:pPr>
      <w:r>
        <w:rPr>
          <w:rFonts w:hint="eastAsia"/>
          <w:lang w:val="en-US" w:eastAsia="zh-CN"/>
        </w:rPr>
        <w:t>1.</w:t>
      </w:r>
      <w:r>
        <w:rPr>
          <w:rFonts w:hint="eastAsia"/>
        </w:rPr>
        <w:t>Dashboard 首屏加载时间：缓存命中时不超过3秒，首次加载或缓存失效时不超过5秒。</w:t>
      </w:r>
    </w:p>
    <w:p w14:paraId="5A2E9777">
      <w:pPr>
        <w:ind w:firstLine="425" w:firstLineChars="0"/>
        <w:rPr>
          <w:rFonts w:hint="eastAsia"/>
        </w:rPr>
      </w:pPr>
      <w:r>
        <w:rPr>
          <w:rFonts w:hint="eastAsia"/>
          <w:lang w:val="en-US" w:eastAsia="zh-CN"/>
        </w:rPr>
        <w:t>2.</w:t>
      </w:r>
      <w:r>
        <w:rPr>
          <w:rFonts w:hint="eastAsia"/>
        </w:rPr>
        <w:t>列表分页查询响应时间：不超过1秒（如老人档案列表、预警记录列表）。</w:t>
      </w:r>
    </w:p>
    <w:p w14:paraId="0AE4B752">
      <w:pPr>
        <w:ind w:firstLine="425" w:firstLineChars="0"/>
        <w:rPr>
          <w:rFonts w:hint="eastAsia"/>
        </w:rPr>
      </w:pPr>
      <w:r>
        <w:rPr>
          <w:rFonts w:hint="eastAsia"/>
          <w:lang w:val="en-US" w:eastAsia="zh-CN"/>
        </w:rPr>
        <w:t>3.</w:t>
      </w:r>
      <w:r>
        <w:rPr>
          <w:rFonts w:hint="eastAsia"/>
        </w:rPr>
        <w:t>健康数据文件导入（单次500条记录）：从拖入文件到提示"数据更新成功"不超过10秒，包含文件解析、数据写入和预警规则扫描全流程。</w:t>
      </w:r>
    </w:p>
    <w:p w14:paraId="67A4E86C">
      <w:pPr>
        <w:ind w:firstLine="425" w:firstLineChars="0"/>
        <w:rPr>
          <w:rFonts w:hint="eastAsia"/>
        </w:rPr>
      </w:pPr>
      <w:r>
        <w:rPr>
          <w:rFonts w:hint="eastAsia"/>
          <w:lang w:val="en-US" w:eastAsia="zh-CN"/>
        </w:rPr>
        <w:t>4.</w:t>
      </w:r>
      <w:r>
        <w:rPr>
          <w:rFonts w:hint="eastAsia"/>
        </w:rPr>
        <w:t>趋势图数据查询（30天单指标）：不超过1秒。</w:t>
      </w:r>
    </w:p>
    <w:p w14:paraId="481FB404">
      <w:pPr>
        <w:ind w:firstLine="425" w:firstLineChars="0"/>
        <w:rPr>
          <w:rFonts w:hint="eastAsia"/>
        </w:rPr>
      </w:pPr>
      <w:r>
        <w:rPr>
          <w:rFonts w:hint="eastAsia"/>
          <w:lang w:val="en-US" w:eastAsia="zh-CN"/>
        </w:rPr>
        <w:t>5.</w:t>
      </w:r>
      <w:r>
        <w:rPr>
          <w:rFonts w:hint="eastAsia"/>
        </w:rPr>
        <w:t>并发用户数：支持20个用户同时在线操作，数据库连接池最大连接数50。</w:t>
      </w:r>
    </w:p>
    <w:p w14:paraId="6EA9DC76">
      <w:pPr>
        <w:ind w:firstLine="425" w:firstLineChars="0"/>
        <w:rPr>
          <w:rFonts w:hint="eastAsia"/>
        </w:rPr>
      </w:pPr>
      <w:r>
        <w:rPr>
          <w:rFonts w:hint="eastAsia"/>
          <w:lang w:val="en-US" w:eastAsia="zh-CN"/>
        </w:rPr>
        <w:t>6.</w:t>
      </w:r>
      <w:r>
        <w:rPr>
          <w:rFonts w:hint="eastAsia"/>
        </w:rPr>
        <w:t>Redis缓存策略：Dashboard聚合数据缓存30分钟自动过期；预警规则缓存60分钟；待处理预警数和未读消息数实时查询，不走缓存。</w:t>
      </w:r>
    </w:p>
    <w:p w14:paraId="5033EB96">
      <w:pPr>
        <w:ind w:firstLine="425" w:firstLineChars="0"/>
        <w:rPr>
          <w:rFonts w:hint="eastAsia"/>
        </w:rPr>
      </w:pPr>
      <w:r>
        <w:rPr>
          <w:rFonts w:hint="eastAsia"/>
          <w:lang w:val="en-US" w:eastAsia="zh-CN"/>
        </w:rPr>
        <w:t>7.</w:t>
      </w:r>
      <w:r>
        <w:rPr>
          <w:rFonts w:hint="eastAsia"/>
        </w:rPr>
        <w:t>文件上传限制：单个文件不超过10MB，仅接受 .xlsx 或 .csv 格式。</w:t>
      </w:r>
    </w:p>
    <w:p w14:paraId="3FD051BD">
      <w:pPr>
        <w:ind w:left="820"/>
        <w:rPr>
          <w:rFonts w:hint="eastAsia"/>
        </w:rPr>
      </w:pPr>
    </w:p>
    <w:p w14:paraId="37A96E31">
      <w:pPr>
        <w:ind w:left="820"/>
        <w:rPr>
          <w:rFonts w:hint="eastAsia"/>
        </w:rPr>
      </w:pPr>
    </w:p>
    <w:sectPr>
      <w:headerReference r:id="rId5" w:type="default"/>
      <w:footerReference r:id="rId6" w:type="default"/>
      <w:pgSz w:w="11906" w:h="16838"/>
      <w:pgMar w:top="1440" w:right="1797" w:bottom="1440" w:left="1797" w:header="851" w:footer="992" w:gutter="0"/>
      <w:pgNumType w:fmt="decimal"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CFC68">
    <w:pPr>
      <w:pStyle w:val="24"/>
      <w:framePr w:wrap="around" w:vAnchor="text" w:hAnchor="margin" w:xAlign="right" w:y="1"/>
      <w:ind w:firstLine="400"/>
      <w:rPr>
        <w:rStyle w:val="38"/>
      </w:rPr>
    </w:pPr>
    <w:r>
      <w:fldChar w:fldCharType="begin"/>
    </w:r>
    <w:r>
      <w:rPr>
        <w:rStyle w:val="38"/>
      </w:rPr>
      <w:instrText xml:space="preserve">PAGE  </w:instrText>
    </w:r>
    <w:r>
      <w:fldChar w:fldCharType="separate"/>
    </w:r>
    <w:r>
      <w:fldChar w:fldCharType="end"/>
    </w:r>
  </w:p>
  <w:p w14:paraId="5C64B1E8">
    <w:pPr>
      <w:pStyle w:val="24"/>
      <w:ind w:right="360"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EE51">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8130">
    <w:pPr>
      <w:pStyle w:val="24"/>
      <w:ind w:right="360" w:firstLine="400"/>
      <w:jc w:val="right"/>
      <w:rPr>
        <w:rFonts w:hint="eastAsia"/>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06D541">
                          <w:pPr>
                            <w:pStyle w:val="24"/>
                            <w:ind w:firstLine="400"/>
                            <w:rPr>
                              <w:rStyle w:val="38"/>
                            </w:rPr>
                          </w:pPr>
                          <w:r>
                            <w:fldChar w:fldCharType="begin"/>
                          </w:r>
                          <w:r>
                            <w:rPr>
                              <w:rStyle w:val="38"/>
                            </w:rPr>
                            <w:instrText xml:space="preserve">PAGE  </w:instrText>
                          </w:r>
                          <w:r>
                            <w:fldChar w:fldCharType="separate"/>
                          </w:r>
                          <w:r>
                            <w:rPr>
                              <w:rStyle w:val="38"/>
                            </w:rPr>
                            <w:t>14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006D541">
                    <w:pPr>
                      <w:pStyle w:val="24"/>
                      <w:ind w:firstLine="400"/>
                      <w:rPr>
                        <w:rStyle w:val="38"/>
                      </w:rPr>
                    </w:pPr>
                    <w:r>
                      <w:fldChar w:fldCharType="begin"/>
                    </w:r>
                    <w:r>
                      <w:rPr>
                        <w:rStyle w:val="38"/>
                      </w:rPr>
                      <w:instrText xml:space="preserve">PAGE  </w:instrText>
                    </w:r>
                    <w:r>
                      <w:fldChar w:fldCharType="separate"/>
                    </w:r>
                    <w:r>
                      <w:rPr>
                        <w:rStyle w:val="38"/>
                      </w:rPr>
                      <w:t>14</w:t>
                    </w:r>
                    <w:r>
                      <w:fldChar w:fldCharType="end"/>
                    </w:r>
                  </w:p>
                </w:txbxContent>
              </v:textbox>
            </v:shape>
          </w:pict>
        </mc:Fallback>
      </mc:AlternateContent>
    </w: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6"/>
      <w:tblW w:w="0" w:type="auto"/>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4"/>
      <w:gridCol w:w="4264"/>
    </w:tblGrid>
    <w:tr w14:paraId="053EF5A1">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ins w:id="0" w:author="henry xiao" w:date="2002-07-24T15:06:00Z"/>
      </w:trPr>
      <w:tc>
        <w:tcPr>
          <w:tcW w:w="4264" w:type="dxa"/>
          <w:noWrap w:val="0"/>
          <w:vAlign w:val="top"/>
        </w:tcPr>
        <w:p w14:paraId="0C343410">
          <w:pPr>
            <w:pStyle w:val="25"/>
            <w:ind w:firstLine="400"/>
            <w:jc w:val="both"/>
            <w:rPr>
              <w:ins w:id="1" w:author="henry xiao" w:date="2002-07-24T15:06:00Z"/>
              <w:rFonts w:hint="eastAsia"/>
            </w:rPr>
          </w:pPr>
          <w:r>
            <w:rPr>
              <w:rFonts w:hint="eastAsia"/>
            </w:rPr>
            <w:t>软件需求规约</w:t>
          </w:r>
        </w:p>
      </w:tc>
      <w:tc>
        <w:tcPr>
          <w:tcW w:w="4264" w:type="dxa"/>
          <w:noWrap w:val="0"/>
          <w:vAlign w:val="top"/>
        </w:tcPr>
        <w:p w14:paraId="75564261">
          <w:pPr>
            <w:pStyle w:val="25"/>
            <w:ind w:firstLine="400"/>
            <w:jc w:val="both"/>
            <w:rPr>
              <w:ins w:id="2" w:author="henry xiao" w:date="2002-07-24T15:06:00Z"/>
              <w:rFonts w:hint="default" w:eastAsia="宋体"/>
              <w:lang w:val="en-US" w:eastAsia="zh-CN"/>
            </w:rPr>
          </w:pPr>
          <w:r>
            <w:rPr>
              <w:rFonts w:hint="eastAsia"/>
            </w:rPr>
            <w:t>智慧医养管理系统</w:t>
          </w:r>
        </w:p>
      </w:tc>
    </w:tr>
  </w:tbl>
  <w:p w14:paraId="09D1D750">
    <w:pPr>
      <w:pStyle w:val="25"/>
      <w:ind w:firstLine="40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320" w:firstLine="0"/>
      </w:pPr>
      <w:rPr>
        <w:rFonts w:hint="eastAsia"/>
      </w:rPr>
    </w:lvl>
    <w:lvl w:ilvl="2" w:tentative="0">
      <w:start w:val="1"/>
      <w:numFmt w:val="decimal"/>
      <w:pStyle w:val="5"/>
      <w:lvlText w:val="%1.%2.%3"/>
      <w:lvlJc w:val="left"/>
      <w:pPr>
        <w:tabs>
          <w:tab w:val="left" w:pos="0"/>
        </w:tabs>
        <w:ind w:left="0" w:firstLine="0"/>
      </w:pPr>
    </w:lvl>
    <w:lvl w:ilvl="3" w:tentative="0">
      <w:start w:val="1"/>
      <w:numFmt w:val="decimal"/>
      <w:pStyle w:val="6"/>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0" w:firstLine="0"/>
      </w:pPr>
      <w:rPr>
        <w:rFonts w:hint="eastAsia"/>
      </w:rPr>
    </w:lvl>
    <w:lvl w:ilvl="6" w:tentative="0">
      <w:start w:val="1"/>
      <w:numFmt w:val="decimal"/>
      <w:pStyle w:val="9"/>
      <w:lvlText w:val="%1.%2.%3.%4.%5.%6.%7"/>
      <w:lvlJc w:val="left"/>
      <w:pPr>
        <w:tabs>
          <w:tab w:val="left" w:pos="0"/>
        </w:tabs>
        <w:ind w:left="0" w:firstLine="0"/>
      </w:pPr>
      <w:rPr>
        <w:rFonts w:hint="eastAsia"/>
      </w:rPr>
    </w:lvl>
    <w:lvl w:ilvl="7" w:tentative="0">
      <w:start w:val="1"/>
      <w:numFmt w:val="decimal"/>
      <w:pStyle w:val="10"/>
      <w:lvlText w:val="%1.%2.%3.%4.%5.%6.%7.%8"/>
      <w:lvlJc w:val="left"/>
      <w:pPr>
        <w:tabs>
          <w:tab w:val="left" w:pos="0"/>
        </w:tabs>
        <w:ind w:left="0" w:firstLine="0"/>
      </w:pPr>
      <w:rPr>
        <w:rFonts w:hint="eastAsia"/>
      </w:rPr>
    </w:lvl>
    <w:lvl w:ilvl="8" w:tentative="0">
      <w:start w:val="1"/>
      <w:numFmt w:val="decimal"/>
      <w:pStyle w:val="11"/>
      <w:lvlText w:val="%1.%2.%3.%4.%5.%6.%7.%8.%9"/>
      <w:lvlJc w:val="left"/>
      <w:pPr>
        <w:tabs>
          <w:tab w:val="left" w:pos="0"/>
        </w:tabs>
        <w:ind w:left="0" w:firstLine="0"/>
      </w:pPr>
      <w:rPr>
        <w:rFonts w:hint="eastAsia"/>
      </w:rPr>
    </w:lvl>
  </w:abstractNum>
  <w:abstractNum w:abstractNumId="1">
    <w:nsid w:val="00000013"/>
    <w:multiLevelType w:val="multilevel"/>
    <w:tmpl w:val="00000013"/>
    <w:lvl w:ilvl="0" w:tentative="0">
      <w:start w:val="1"/>
      <w:numFmt w:val="bullet"/>
      <w:lvlText w:val=""/>
      <w:lvlJc w:val="left"/>
      <w:pPr>
        <w:tabs>
          <w:tab w:val="left" w:pos="780"/>
        </w:tabs>
        <w:ind w:left="78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2">
    <w:nsid w:val="0A5A5F09"/>
    <w:multiLevelType w:val="multilevel"/>
    <w:tmpl w:val="0A5A5F09"/>
    <w:lvl w:ilvl="0" w:tentative="0">
      <w:start w:val="4"/>
      <w:numFmt w:val="decimal"/>
      <w:lvlText w:val="%1."/>
      <w:lvlJc w:val="left"/>
      <w:pPr>
        <w:tabs>
          <w:tab w:val="left" w:pos="0"/>
        </w:tabs>
        <w:ind w:left="0" w:firstLine="0"/>
      </w:pPr>
      <w:rPr>
        <w:rFonts w:hint="eastAsia"/>
      </w:rPr>
    </w:lvl>
    <w:lvl w:ilvl="1" w:tentative="0">
      <w:start w:val="1"/>
      <w:numFmt w:val="decimal"/>
      <w:lvlText w:val="%1.%2"/>
      <w:lvlJc w:val="left"/>
      <w:pPr>
        <w:tabs>
          <w:tab w:val="left" w:pos="0"/>
        </w:tabs>
        <w:ind w:left="0" w:firstLine="0"/>
      </w:pPr>
      <w:rPr>
        <w:rFonts w:hint="eastAsia"/>
      </w:rPr>
    </w:lvl>
    <w:lvl w:ilvl="2" w:tentative="0">
      <w:start w:val="1"/>
      <w:numFmt w:val="decimal"/>
      <w:lvlText w:val="%1.%2.%3"/>
      <w:lvlJc w:val="left"/>
      <w:pPr>
        <w:tabs>
          <w:tab w:val="left" w:pos="0"/>
        </w:tabs>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nry xiao">
    <w15:presenceInfo w15:providerId="None" w15:userId="henry 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jNGM2ZDAyOTg3MGRmZWJmMzcwYTQ5MjA5ZGVjY2MifQ=="/>
  </w:docVars>
  <w:rsids>
    <w:rsidRoot w:val="00172A27"/>
    <w:rsid w:val="0000211A"/>
    <w:rsid w:val="00013B24"/>
    <w:rsid w:val="00016952"/>
    <w:rsid w:val="00022F5C"/>
    <w:rsid w:val="00023B02"/>
    <w:rsid w:val="00035ED6"/>
    <w:rsid w:val="00036CB6"/>
    <w:rsid w:val="00043FA8"/>
    <w:rsid w:val="00046C81"/>
    <w:rsid w:val="00046E75"/>
    <w:rsid w:val="000535C3"/>
    <w:rsid w:val="00075CCB"/>
    <w:rsid w:val="00085639"/>
    <w:rsid w:val="000A4C29"/>
    <w:rsid w:val="000A60AF"/>
    <w:rsid w:val="000C0D9E"/>
    <w:rsid w:val="000D1042"/>
    <w:rsid w:val="000D1503"/>
    <w:rsid w:val="000D1CCA"/>
    <w:rsid w:val="00102BDB"/>
    <w:rsid w:val="001066FF"/>
    <w:rsid w:val="00112A99"/>
    <w:rsid w:val="00115349"/>
    <w:rsid w:val="0012275F"/>
    <w:rsid w:val="00125D73"/>
    <w:rsid w:val="00132D37"/>
    <w:rsid w:val="0013324C"/>
    <w:rsid w:val="00142485"/>
    <w:rsid w:val="00142809"/>
    <w:rsid w:val="00166E16"/>
    <w:rsid w:val="00176A33"/>
    <w:rsid w:val="00186DC6"/>
    <w:rsid w:val="00192869"/>
    <w:rsid w:val="00192E52"/>
    <w:rsid w:val="001A7B9D"/>
    <w:rsid w:val="001B1FE1"/>
    <w:rsid w:val="001B556F"/>
    <w:rsid w:val="001C5D10"/>
    <w:rsid w:val="001C6A7D"/>
    <w:rsid w:val="001E0E26"/>
    <w:rsid w:val="001E3D71"/>
    <w:rsid w:val="001F65B9"/>
    <w:rsid w:val="002118E6"/>
    <w:rsid w:val="002121C5"/>
    <w:rsid w:val="00212C9C"/>
    <w:rsid w:val="002253BB"/>
    <w:rsid w:val="002316B9"/>
    <w:rsid w:val="002346C4"/>
    <w:rsid w:val="0024031D"/>
    <w:rsid w:val="00241C35"/>
    <w:rsid w:val="0024650D"/>
    <w:rsid w:val="0027242E"/>
    <w:rsid w:val="002806C7"/>
    <w:rsid w:val="00285D13"/>
    <w:rsid w:val="002871A1"/>
    <w:rsid w:val="00295704"/>
    <w:rsid w:val="002A52B0"/>
    <w:rsid w:val="002A6011"/>
    <w:rsid w:val="002A6A31"/>
    <w:rsid w:val="002B02D0"/>
    <w:rsid w:val="002D394F"/>
    <w:rsid w:val="00312E73"/>
    <w:rsid w:val="00317260"/>
    <w:rsid w:val="003234CF"/>
    <w:rsid w:val="00323BC1"/>
    <w:rsid w:val="00337565"/>
    <w:rsid w:val="00353D82"/>
    <w:rsid w:val="00362799"/>
    <w:rsid w:val="00366081"/>
    <w:rsid w:val="00367638"/>
    <w:rsid w:val="00374EB5"/>
    <w:rsid w:val="003774C7"/>
    <w:rsid w:val="003952A6"/>
    <w:rsid w:val="003B206D"/>
    <w:rsid w:val="003C1106"/>
    <w:rsid w:val="003C2037"/>
    <w:rsid w:val="003C7A01"/>
    <w:rsid w:val="003D7E3F"/>
    <w:rsid w:val="00401351"/>
    <w:rsid w:val="004179F9"/>
    <w:rsid w:val="004222E8"/>
    <w:rsid w:val="00430537"/>
    <w:rsid w:val="004407D2"/>
    <w:rsid w:val="00455FAF"/>
    <w:rsid w:val="0045644B"/>
    <w:rsid w:val="00462E0E"/>
    <w:rsid w:val="004639B1"/>
    <w:rsid w:val="00464740"/>
    <w:rsid w:val="00476C81"/>
    <w:rsid w:val="00477E56"/>
    <w:rsid w:val="00485336"/>
    <w:rsid w:val="00491E01"/>
    <w:rsid w:val="004972DE"/>
    <w:rsid w:val="004A48B4"/>
    <w:rsid w:val="004A6B81"/>
    <w:rsid w:val="004B1BED"/>
    <w:rsid w:val="004D226D"/>
    <w:rsid w:val="004E7143"/>
    <w:rsid w:val="004F6B8D"/>
    <w:rsid w:val="00505818"/>
    <w:rsid w:val="00527A8A"/>
    <w:rsid w:val="00532DC2"/>
    <w:rsid w:val="005351BA"/>
    <w:rsid w:val="00574B0F"/>
    <w:rsid w:val="0058241B"/>
    <w:rsid w:val="00596A64"/>
    <w:rsid w:val="005A7BF5"/>
    <w:rsid w:val="005B49AF"/>
    <w:rsid w:val="005B791B"/>
    <w:rsid w:val="005C13B7"/>
    <w:rsid w:val="005C408B"/>
    <w:rsid w:val="005D3B37"/>
    <w:rsid w:val="005E588C"/>
    <w:rsid w:val="005E7FA4"/>
    <w:rsid w:val="005F5191"/>
    <w:rsid w:val="005F6A3D"/>
    <w:rsid w:val="00603025"/>
    <w:rsid w:val="0061045C"/>
    <w:rsid w:val="00622373"/>
    <w:rsid w:val="0062321A"/>
    <w:rsid w:val="0062769E"/>
    <w:rsid w:val="00630EBC"/>
    <w:rsid w:val="00632E62"/>
    <w:rsid w:val="00662461"/>
    <w:rsid w:val="0067435D"/>
    <w:rsid w:val="00677349"/>
    <w:rsid w:val="00693611"/>
    <w:rsid w:val="006A2E1F"/>
    <w:rsid w:val="006A3DF5"/>
    <w:rsid w:val="006D7AA2"/>
    <w:rsid w:val="006F21D0"/>
    <w:rsid w:val="0071038B"/>
    <w:rsid w:val="00725788"/>
    <w:rsid w:val="0072704E"/>
    <w:rsid w:val="00733EB4"/>
    <w:rsid w:val="00740E0F"/>
    <w:rsid w:val="00742529"/>
    <w:rsid w:val="0074665E"/>
    <w:rsid w:val="00747144"/>
    <w:rsid w:val="00757FE9"/>
    <w:rsid w:val="0078128A"/>
    <w:rsid w:val="0078289E"/>
    <w:rsid w:val="0079506B"/>
    <w:rsid w:val="007A2FA3"/>
    <w:rsid w:val="007B6B0C"/>
    <w:rsid w:val="007C7D9A"/>
    <w:rsid w:val="007F17FA"/>
    <w:rsid w:val="00845178"/>
    <w:rsid w:val="008541BA"/>
    <w:rsid w:val="00870FA1"/>
    <w:rsid w:val="0087765C"/>
    <w:rsid w:val="00881583"/>
    <w:rsid w:val="008A267D"/>
    <w:rsid w:val="008A7224"/>
    <w:rsid w:val="008B6ED2"/>
    <w:rsid w:val="008C24E5"/>
    <w:rsid w:val="008C7B38"/>
    <w:rsid w:val="008D120C"/>
    <w:rsid w:val="008F3531"/>
    <w:rsid w:val="00905EBF"/>
    <w:rsid w:val="00915EA9"/>
    <w:rsid w:val="00916F87"/>
    <w:rsid w:val="00920030"/>
    <w:rsid w:val="009245D5"/>
    <w:rsid w:val="0092621E"/>
    <w:rsid w:val="009279B6"/>
    <w:rsid w:val="009363A0"/>
    <w:rsid w:val="0094670E"/>
    <w:rsid w:val="00956006"/>
    <w:rsid w:val="009568E0"/>
    <w:rsid w:val="00965551"/>
    <w:rsid w:val="0097292C"/>
    <w:rsid w:val="00975BC8"/>
    <w:rsid w:val="00984E6C"/>
    <w:rsid w:val="00996E65"/>
    <w:rsid w:val="009B4E1B"/>
    <w:rsid w:val="009B5BF6"/>
    <w:rsid w:val="009C580D"/>
    <w:rsid w:val="009C5BF6"/>
    <w:rsid w:val="009C6326"/>
    <w:rsid w:val="009D41F5"/>
    <w:rsid w:val="009F21E2"/>
    <w:rsid w:val="009F2250"/>
    <w:rsid w:val="009F60B2"/>
    <w:rsid w:val="009F6DE4"/>
    <w:rsid w:val="00A118B4"/>
    <w:rsid w:val="00A20371"/>
    <w:rsid w:val="00A23BAE"/>
    <w:rsid w:val="00A33EE0"/>
    <w:rsid w:val="00A34867"/>
    <w:rsid w:val="00A367E1"/>
    <w:rsid w:val="00A61D58"/>
    <w:rsid w:val="00A66849"/>
    <w:rsid w:val="00A7632D"/>
    <w:rsid w:val="00AA2306"/>
    <w:rsid w:val="00AB51A7"/>
    <w:rsid w:val="00AF5E30"/>
    <w:rsid w:val="00B07D2D"/>
    <w:rsid w:val="00B11CE9"/>
    <w:rsid w:val="00B14894"/>
    <w:rsid w:val="00B20D1C"/>
    <w:rsid w:val="00B41A38"/>
    <w:rsid w:val="00B42644"/>
    <w:rsid w:val="00B4282B"/>
    <w:rsid w:val="00B54E17"/>
    <w:rsid w:val="00B553FE"/>
    <w:rsid w:val="00B656D7"/>
    <w:rsid w:val="00B66F7B"/>
    <w:rsid w:val="00B8145B"/>
    <w:rsid w:val="00B87A54"/>
    <w:rsid w:val="00BA46E0"/>
    <w:rsid w:val="00BA4D7E"/>
    <w:rsid w:val="00BA7001"/>
    <w:rsid w:val="00BE4461"/>
    <w:rsid w:val="00BF088E"/>
    <w:rsid w:val="00BF44CD"/>
    <w:rsid w:val="00BF6438"/>
    <w:rsid w:val="00C057F2"/>
    <w:rsid w:val="00C105C8"/>
    <w:rsid w:val="00C179FC"/>
    <w:rsid w:val="00C22052"/>
    <w:rsid w:val="00C26398"/>
    <w:rsid w:val="00C45325"/>
    <w:rsid w:val="00C4762E"/>
    <w:rsid w:val="00C4785D"/>
    <w:rsid w:val="00C5071F"/>
    <w:rsid w:val="00C6112C"/>
    <w:rsid w:val="00C73BDC"/>
    <w:rsid w:val="00C759D2"/>
    <w:rsid w:val="00C823FA"/>
    <w:rsid w:val="00C83E24"/>
    <w:rsid w:val="00C92B40"/>
    <w:rsid w:val="00C95014"/>
    <w:rsid w:val="00C961AD"/>
    <w:rsid w:val="00C9725D"/>
    <w:rsid w:val="00CB395B"/>
    <w:rsid w:val="00CE66E0"/>
    <w:rsid w:val="00CF2972"/>
    <w:rsid w:val="00D035CF"/>
    <w:rsid w:val="00D07969"/>
    <w:rsid w:val="00D13644"/>
    <w:rsid w:val="00D14F2E"/>
    <w:rsid w:val="00D24D83"/>
    <w:rsid w:val="00D25A80"/>
    <w:rsid w:val="00D25EF0"/>
    <w:rsid w:val="00D43E5A"/>
    <w:rsid w:val="00D47EC6"/>
    <w:rsid w:val="00D7351C"/>
    <w:rsid w:val="00D853B6"/>
    <w:rsid w:val="00D92356"/>
    <w:rsid w:val="00D97BFC"/>
    <w:rsid w:val="00DC02D7"/>
    <w:rsid w:val="00DC5DE9"/>
    <w:rsid w:val="00DD26CA"/>
    <w:rsid w:val="00DE554B"/>
    <w:rsid w:val="00DE631A"/>
    <w:rsid w:val="00E03FF9"/>
    <w:rsid w:val="00E160F2"/>
    <w:rsid w:val="00E24809"/>
    <w:rsid w:val="00E27453"/>
    <w:rsid w:val="00E279DA"/>
    <w:rsid w:val="00E3097F"/>
    <w:rsid w:val="00E4280D"/>
    <w:rsid w:val="00E43174"/>
    <w:rsid w:val="00E44DDB"/>
    <w:rsid w:val="00E45724"/>
    <w:rsid w:val="00E476D3"/>
    <w:rsid w:val="00E52140"/>
    <w:rsid w:val="00E5329D"/>
    <w:rsid w:val="00E62E8B"/>
    <w:rsid w:val="00E66DB7"/>
    <w:rsid w:val="00E769A4"/>
    <w:rsid w:val="00E82201"/>
    <w:rsid w:val="00EA686C"/>
    <w:rsid w:val="00EB0B0C"/>
    <w:rsid w:val="00EB180A"/>
    <w:rsid w:val="00EB1C9E"/>
    <w:rsid w:val="00EB570D"/>
    <w:rsid w:val="00EB7D53"/>
    <w:rsid w:val="00EC060A"/>
    <w:rsid w:val="00EC6885"/>
    <w:rsid w:val="00ED7B36"/>
    <w:rsid w:val="00EF708E"/>
    <w:rsid w:val="00F02405"/>
    <w:rsid w:val="00F3490F"/>
    <w:rsid w:val="00F36ED6"/>
    <w:rsid w:val="00F37822"/>
    <w:rsid w:val="00F43BF6"/>
    <w:rsid w:val="00F53320"/>
    <w:rsid w:val="00F65F51"/>
    <w:rsid w:val="00F70FF4"/>
    <w:rsid w:val="00F754AE"/>
    <w:rsid w:val="00F8134C"/>
    <w:rsid w:val="00F93824"/>
    <w:rsid w:val="00FA32EF"/>
    <w:rsid w:val="00FA5F75"/>
    <w:rsid w:val="00FC3EAC"/>
    <w:rsid w:val="00FD425E"/>
    <w:rsid w:val="00FD4281"/>
    <w:rsid w:val="00FE502B"/>
    <w:rsid w:val="00FE73B1"/>
    <w:rsid w:val="00FF423F"/>
    <w:rsid w:val="07435EB7"/>
    <w:rsid w:val="118653FD"/>
    <w:rsid w:val="183B40CC"/>
    <w:rsid w:val="1B2C69B5"/>
    <w:rsid w:val="285D4AB6"/>
    <w:rsid w:val="2A2F6318"/>
    <w:rsid w:val="2C853397"/>
    <w:rsid w:val="2CB12058"/>
    <w:rsid w:val="31455D3E"/>
    <w:rsid w:val="35BA653F"/>
    <w:rsid w:val="39B13DB1"/>
    <w:rsid w:val="39C20CBF"/>
    <w:rsid w:val="40142E3E"/>
    <w:rsid w:val="45A176CC"/>
    <w:rsid w:val="488040A6"/>
    <w:rsid w:val="4B8D4B24"/>
    <w:rsid w:val="4FCB5728"/>
    <w:rsid w:val="543E4155"/>
    <w:rsid w:val="613405C7"/>
    <w:rsid w:val="669614A5"/>
    <w:rsid w:val="67EC1211"/>
    <w:rsid w:val="69B907A6"/>
    <w:rsid w:val="6D72356A"/>
    <w:rsid w:val="6E186B57"/>
    <w:rsid w:val="6EBD5154"/>
    <w:rsid w:val="76160505"/>
    <w:rsid w:val="7B0624FC"/>
    <w:rsid w:val="7C194CA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rFonts w:ascii="Arial" w:hAnsi="Arial"/>
      <w:b/>
      <w:snapToGrid w:val="0"/>
      <w:kern w:val="0"/>
      <w:sz w:val="32"/>
    </w:rPr>
  </w:style>
  <w:style w:type="paragraph" w:styleId="4">
    <w:name w:val="heading 2"/>
    <w:basedOn w:val="2"/>
    <w:next w:val="3"/>
    <w:qFormat/>
    <w:uiPriority w:val="0"/>
    <w:pPr>
      <w:numPr>
        <w:ilvl w:val="1"/>
        <w:numId w:val="1"/>
      </w:numPr>
      <w:outlineLvl w:val="1"/>
    </w:pPr>
    <w:rPr>
      <w:sz w:val="24"/>
    </w:rPr>
  </w:style>
  <w:style w:type="paragraph" w:styleId="5">
    <w:name w:val="heading 3"/>
    <w:basedOn w:val="2"/>
    <w:next w:val="3"/>
    <w:qFormat/>
    <w:uiPriority w:val="0"/>
    <w:pPr>
      <w:numPr>
        <w:ilvl w:val="2"/>
        <w:numId w:val="1"/>
      </w:numPr>
      <w:outlineLvl w:val="2"/>
    </w:pPr>
    <w:rPr>
      <w:b w:val="0"/>
      <w:i/>
      <w:sz w:val="21"/>
    </w:rPr>
  </w:style>
  <w:style w:type="paragraph" w:styleId="6">
    <w:name w:val="heading 4"/>
    <w:basedOn w:val="2"/>
    <w:next w:val="3"/>
    <w:qFormat/>
    <w:uiPriority w:val="0"/>
    <w:pPr>
      <w:numPr>
        <w:ilvl w:val="3"/>
        <w:numId w:val="1"/>
      </w:numPr>
      <w:spacing w:before="60"/>
      <w:outlineLvl w:val="3"/>
    </w:pPr>
    <w:rPr>
      <w:b w:val="0"/>
      <w:sz w:val="20"/>
    </w:rPr>
  </w:style>
  <w:style w:type="paragraph" w:styleId="7">
    <w:name w:val="heading 5"/>
    <w:basedOn w:val="1"/>
    <w:next w:val="3"/>
    <w:qFormat/>
    <w:uiPriority w:val="0"/>
    <w:pPr>
      <w:numPr>
        <w:ilvl w:val="4"/>
        <w:numId w:val="1"/>
      </w:numPr>
      <w:spacing w:before="60" w:after="60"/>
      <w:outlineLvl w:val="4"/>
    </w:pPr>
    <w:rPr>
      <w:rFonts w:ascii="Arial" w:hAnsi="Arial"/>
      <w:i/>
      <w:snapToGrid w:val="0"/>
      <w:kern w:val="0"/>
      <w:sz w:val="20"/>
    </w:rPr>
  </w:style>
  <w:style w:type="paragraph" w:styleId="8">
    <w:name w:val="heading 6"/>
    <w:basedOn w:val="1"/>
    <w:next w:val="1"/>
    <w:qFormat/>
    <w:uiPriority w:val="0"/>
    <w:pPr>
      <w:numPr>
        <w:ilvl w:val="5"/>
        <w:numId w:val="1"/>
      </w:numPr>
      <w:spacing w:before="60" w:after="60"/>
      <w:outlineLvl w:val="5"/>
    </w:pPr>
    <w:rPr>
      <w:rFonts w:ascii="Arial" w:hAnsi="Arial"/>
      <w:snapToGrid w:val="0"/>
      <w:kern w:val="0"/>
      <w:sz w:val="20"/>
    </w:rPr>
  </w:style>
  <w:style w:type="paragraph" w:styleId="9">
    <w:name w:val="heading 7"/>
    <w:basedOn w:val="1"/>
    <w:next w:val="1"/>
    <w:qFormat/>
    <w:uiPriority w:val="0"/>
    <w:pPr>
      <w:numPr>
        <w:ilvl w:val="6"/>
        <w:numId w:val="1"/>
      </w:numPr>
      <w:spacing w:before="60" w:after="60"/>
      <w:outlineLvl w:val="6"/>
    </w:pPr>
    <w:rPr>
      <w:rFonts w:ascii="Arial" w:hAnsi="Arial"/>
      <w:i/>
      <w:snapToGrid w:val="0"/>
      <w:kern w:val="0"/>
      <w:sz w:val="20"/>
    </w:rPr>
  </w:style>
  <w:style w:type="paragraph" w:styleId="10">
    <w:name w:val="heading 8"/>
    <w:basedOn w:val="1"/>
    <w:next w:val="1"/>
    <w:qFormat/>
    <w:uiPriority w:val="0"/>
    <w:pPr>
      <w:numPr>
        <w:ilvl w:val="7"/>
        <w:numId w:val="1"/>
      </w:numPr>
      <w:spacing w:before="240" w:after="60"/>
      <w:outlineLvl w:val="7"/>
    </w:pPr>
    <w:rPr>
      <w:rFonts w:ascii="Arial" w:hAnsi="Arial"/>
      <w:i/>
      <w:snapToGrid w:val="0"/>
      <w:kern w:val="0"/>
      <w:sz w:val="20"/>
    </w:rPr>
  </w:style>
  <w:style w:type="paragraph" w:styleId="11">
    <w:name w:val="heading 9"/>
    <w:basedOn w:val="1"/>
    <w:next w:val="1"/>
    <w:qFormat/>
    <w:uiPriority w:val="0"/>
    <w:pPr>
      <w:numPr>
        <w:ilvl w:val="8"/>
        <w:numId w:val="1"/>
      </w:numPr>
      <w:spacing w:before="240" w:after="60"/>
      <w:outlineLvl w:val="8"/>
    </w:pPr>
    <w:rPr>
      <w:rFonts w:ascii="Arial" w:hAnsi="Arial"/>
      <w:b/>
      <w:i/>
      <w:snapToGrid w:val="0"/>
      <w:kern w:val="0"/>
      <w:sz w:val="18"/>
    </w:rPr>
  </w:style>
  <w:style w:type="character" w:default="1" w:styleId="37">
    <w:name w:val="Default Paragraph Font"/>
    <w:qFormat/>
    <w:uiPriority w:val="0"/>
  </w:style>
  <w:style w:type="table" w:default="1" w:styleId="36">
    <w:name w:val="Normal Table"/>
    <w:semiHidden/>
    <w:qFormat/>
    <w:uiPriority w:val="0"/>
    <w:tblPr>
      <w:tblCellMar>
        <w:top w:w="0" w:type="dxa"/>
        <w:left w:w="108" w:type="dxa"/>
        <w:bottom w:w="0" w:type="dxa"/>
        <w:right w:w="108" w:type="dxa"/>
      </w:tblCellMar>
    </w:tblPr>
  </w:style>
  <w:style w:type="paragraph" w:styleId="3">
    <w:name w:val="Body Text"/>
    <w:basedOn w:val="1"/>
    <w:link w:val="42"/>
    <w:qFormat/>
    <w:uiPriority w:val="0"/>
    <w:pPr>
      <w:keepLines/>
      <w:spacing w:before="40" w:beforeLines="0" w:beforeAutospacing="0" w:after="40" w:afterLines="0" w:afterAutospacing="0"/>
      <w:ind w:left="720"/>
    </w:pPr>
    <w:rPr>
      <w:rFonts w:ascii="Arial" w:hAnsi="Arial" w:eastAsia="宋体"/>
      <w:snapToGrid w:val="0"/>
      <w:lang w:val="en-US" w:eastAsia="zh-CN"/>
    </w:rPr>
  </w:style>
  <w:style w:type="paragraph" w:styleId="12">
    <w:name w:val="toc 7"/>
    <w:basedOn w:val="1"/>
    <w:next w:val="1"/>
    <w:qFormat/>
    <w:uiPriority w:val="39"/>
    <w:pPr>
      <w:ind w:left="1200"/>
    </w:pPr>
  </w:style>
  <w:style w:type="paragraph" w:styleId="13">
    <w:name w:val="Normal Indent"/>
    <w:basedOn w:val="1"/>
    <w:qFormat/>
    <w:uiPriority w:val="0"/>
    <w:pPr>
      <w:ind w:left="900" w:hanging="900"/>
    </w:pPr>
  </w:style>
  <w:style w:type="paragraph" w:styleId="14">
    <w:name w:val="caption"/>
    <w:basedOn w:val="3"/>
    <w:next w:val="1"/>
    <w:qFormat/>
    <w:uiPriority w:val="0"/>
    <w:pPr>
      <w:keepLines/>
      <w:spacing w:before="40" w:beforeLines="0" w:beforeAutospacing="0" w:after="40" w:afterLines="0" w:afterAutospacing="0" w:line="240" w:lineRule="atLeast"/>
      <w:ind w:left="720"/>
      <w:jc w:val="left"/>
    </w:pPr>
    <w:rPr>
      <w:rFonts w:ascii="Arial" w:hAnsi="Arial" w:eastAsia="Arial"/>
      <w:i/>
      <w:snapToGrid w:val="0"/>
      <w:kern w:val="0"/>
      <w:sz w:val="20"/>
    </w:rPr>
  </w:style>
  <w:style w:type="paragraph" w:styleId="15">
    <w:name w:val="Document Map"/>
    <w:basedOn w:val="1"/>
    <w:qFormat/>
    <w:uiPriority w:val="0"/>
    <w:pPr>
      <w:shd w:val="clear" w:color="auto" w:fill="000080"/>
      <w:spacing w:line="240" w:lineRule="atLeast"/>
      <w:jc w:val="left"/>
    </w:pPr>
    <w:rPr>
      <w:rFonts w:ascii="Arial" w:hAnsi="Arial"/>
      <w:snapToGrid w:val="0"/>
      <w:kern w:val="0"/>
      <w:sz w:val="20"/>
    </w:rPr>
  </w:style>
  <w:style w:type="paragraph" w:styleId="16">
    <w:name w:val="annotation text"/>
    <w:basedOn w:val="1"/>
    <w:qFormat/>
    <w:uiPriority w:val="0"/>
    <w:pPr>
      <w:spacing w:line="240" w:lineRule="atLeast"/>
      <w:jc w:val="left"/>
    </w:pPr>
    <w:rPr>
      <w:rFonts w:ascii="Arial" w:hAnsi="Arial"/>
      <w:snapToGrid w:val="0"/>
      <w:kern w:val="0"/>
      <w:sz w:val="20"/>
    </w:rPr>
  </w:style>
  <w:style w:type="paragraph" w:styleId="17">
    <w:name w:val="Body Text Indent"/>
    <w:basedOn w:val="1"/>
    <w:qFormat/>
    <w:uiPriority w:val="0"/>
    <w:pPr>
      <w:ind w:left="720"/>
    </w:pPr>
    <w:rPr>
      <w:i/>
      <w:color w:val="0000FF"/>
      <w:u w:val="single"/>
    </w:rPr>
  </w:style>
  <w:style w:type="paragraph" w:styleId="18">
    <w:name w:val="toc 5"/>
    <w:basedOn w:val="1"/>
    <w:next w:val="1"/>
    <w:qFormat/>
    <w:uiPriority w:val="39"/>
    <w:pPr>
      <w:ind w:left="800"/>
    </w:pPr>
  </w:style>
  <w:style w:type="paragraph" w:styleId="19">
    <w:name w:val="toc 3"/>
    <w:basedOn w:val="1"/>
    <w:next w:val="1"/>
    <w:qFormat/>
    <w:uiPriority w:val="39"/>
    <w:pPr>
      <w:ind w:left="400"/>
    </w:pPr>
    <w:rPr>
      <w:i/>
    </w:rPr>
  </w:style>
  <w:style w:type="paragraph" w:styleId="20">
    <w:name w:val="toc 8"/>
    <w:basedOn w:val="1"/>
    <w:next w:val="1"/>
    <w:qFormat/>
    <w:uiPriority w:val="39"/>
    <w:pPr>
      <w:ind w:left="1400"/>
    </w:pPr>
  </w:style>
  <w:style w:type="paragraph" w:styleId="21">
    <w:name w:val="Date"/>
    <w:basedOn w:val="1"/>
    <w:next w:val="1"/>
    <w:qFormat/>
    <w:uiPriority w:val="0"/>
    <w:rPr>
      <w:rFonts w:ascii="幼圆" w:eastAsia="幼圆"/>
      <w:sz w:val="28"/>
    </w:rPr>
  </w:style>
  <w:style w:type="paragraph" w:styleId="22">
    <w:name w:val="Body Text Indent 2"/>
    <w:basedOn w:val="1"/>
    <w:qFormat/>
    <w:uiPriority w:val="0"/>
    <w:pPr>
      <w:ind w:left="840"/>
    </w:pPr>
    <w:rPr>
      <w:rFonts w:ascii="幼圆" w:eastAsia="幼圆"/>
      <w:sz w:val="28"/>
    </w:rPr>
  </w:style>
  <w:style w:type="paragraph" w:styleId="23">
    <w:name w:val="Balloon Text"/>
    <w:basedOn w:val="1"/>
    <w:qFormat/>
    <w:uiPriority w:val="0"/>
    <w:rPr>
      <w:sz w:val="18"/>
    </w:rPr>
  </w:style>
  <w:style w:type="paragraph" w:styleId="24">
    <w:name w:val="footer"/>
    <w:basedOn w:val="1"/>
    <w:qFormat/>
    <w:uiPriority w:val="0"/>
    <w:pPr>
      <w:tabs>
        <w:tab w:val="center" w:pos="4320"/>
        <w:tab w:val="right" w:pos="8640"/>
      </w:tabs>
      <w:spacing w:line="240" w:lineRule="atLeast"/>
      <w:jc w:val="left"/>
    </w:pPr>
    <w:rPr>
      <w:rFonts w:ascii="Arial" w:hAnsi="Arial" w:eastAsia="Arial"/>
      <w:snapToGrid w:val="0"/>
      <w:kern w:val="0"/>
      <w:sz w:val="20"/>
    </w:rPr>
  </w:style>
  <w:style w:type="paragraph" w:styleId="25">
    <w:name w:val="header"/>
    <w:basedOn w:val="1"/>
    <w:qFormat/>
    <w:uiPriority w:val="0"/>
    <w:pPr>
      <w:tabs>
        <w:tab w:val="center" w:pos="4320"/>
        <w:tab w:val="right" w:pos="8640"/>
      </w:tabs>
      <w:spacing w:line="240" w:lineRule="atLeast"/>
      <w:jc w:val="left"/>
    </w:pPr>
    <w:rPr>
      <w:rFonts w:ascii="Arial" w:hAnsi="Arial"/>
      <w:snapToGrid w:val="0"/>
      <w:kern w:val="0"/>
      <w:sz w:val="20"/>
    </w:rPr>
  </w:style>
  <w:style w:type="paragraph" w:styleId="26">
    <w:name w:val="toc 1"/>
    <w:basedOn w:val="1"/>
    <w:next w:val="1"/>
    <w:qFormat/>
    <w:uiPriority w:val="39"/>
    <w:pPr>
      <w:spacing w:before="120" w:beforeLines="0" w:beforeAutospacing="0" w:after="120" w:afterLines="0" w:afterAutospacing="0"/>
    </w:pPr>
    <w:rPr>
      <w:b/>
      <w:caps/>
    </w:rPr>
  </w:style>
  <w:style w:type="paragraph" w:styleId="27">
    <w:name w:val="toc 4"/>
    <w:basedOn w:val="1"/>
    <w:next w:val="1"/>
    <w:qFormat/>
    <w:uiPriority w:val="39"/>
    <w:pPr>
      <w:ind w:left="600"/>
    </w:pPr>
  </w:style>
  <w:style w:type="paragraph" w:styleId="28">
    <w:name w:val="Subtitle"/>
    <w:basedOn w:val="1"/>
    <w:qFormat/>
    <w:uiPriority w:val="0"/>
    <w:pPr>
      <w:spacing w:after="60" w:afterLines="0" w:afterAutospacing="0" w:line="240" w:lineRule="atLeast"/>
      <w:jc w:val="center"/>
    </w:pPr>
    <w:rPr>
      <w:rFonts w:ascii="Arial" w:hAnsi="Arial"/>
      <w:i/>
      <w:snapToGrid w:val="0"/>
      <w:kern w:val="0"/>
      <w:sz w:val="36"/>
      <w:lang w:val="en-AU"/>
    </w:rPr>
  </w:style>
  <w:style w:type="paragraph" w:styleId="29">
    <w:name w:val="footnote text"/>
    <w:basedOn w:val="1"/>
    <w:qFormat/>
    <w:uiPriority w:val="0"/>
    <w:pPr>
      <w:keepNext/>
      <w:keepLines/>
      <w:pBdr>
        <w:bottom w:val="single" w:color="000000" w:sz="6" w:space="0"/>
      </w:pBdr>
      <w:spacing w:before="40" w:beforeLines="0" w:beforeAutospacing="0" w:after="40" w:afterLines="0" w:afterAutospacing="0" w:line="240" w:lineRule="atLeast"/>
      <w:ind w:left="360" w:hanging="360"/>
      <w:jc w:val="left"/>
    </w:pPr>
    <w:rPr>
      <w:rFonts w:ascii="Arial" w:hAnsi="Arial"/>
      <w:snapToGrid w:val="0"/>
      <w:kern w:val="0"/>
      <w:sz w:val="16"/>
    </w:rPr>
  </w:style>
  <w:style w:type="paragraph" w:styleId="30">
    <w:name w:val="toc 6"/>
    <w:basedOn w:val="1"/>
    <w:next w:val="1"/>
    <w:qFormat/>
    <w:uiPriority w:val="39"/>
    <w:pPr>
      <w:ind w:left="1000"/>
    </w:pPr>
  </w:style>
  <w:style w:type="paragraph" w:styleId="31">
    <w:name w:val="Body Text Indent 3"/>
    <w:basedOn w:val="1"/>
    <w:qFormat/>
    <w:uiPriority w:val="0"/>
    <w:pPr>
      <w:ind w:firstLine="425"/>
    </w:pPr>
    <w:rPr>
      <w:rFonts w:ascii="宋体"/>
      <w:sz w:val="24"/>
    </w:rPr>
  </w:style>
  <w:style w:type="paragraph" w:styleId="32">
    <w:name w:val="toc 2"/>
    <w:basedOn w:val="1"/>
    <w:next w:val="1"/>
    <w:qFormat/>
    <w:uiPriority w:val="39"/>
    <w:pPr>
      <w:ind w:left="200"/>
    </w:pPr>
    <w:rPr>
      <w:smallCaps/>
    </w:rPr>
  </w:style>
  <w:style w:type="paragraph" w:styleId="33">
    <w:name w:val="toc 9"/>
    <w:basedOn w:val="1"/>
    <w:next w:val="1"/>
    <w:qFormat/>
    <w:uiPriority w:val="39"/>
    <w:pPr>
      <w:ind w:left="1600"/>
    </w:pPr>
  </w:style>
  <w:style w:type="paragraph" w:styleId="34">
    <w:name w:val="Normal (Web)"/>
    <w:basedOn w:val="1"/>
    <w:qFormat/>
    <w:uiPriority w:val="0"/>
    <w:rPr>
      <w:sz w:val="24"/>
    </w:rPr>
  </w:style>
  <w:style w:type="paragraph" w:styleId="35">
    <w:name w:val="Title"/>
    <w:basedOn w:val="1"/>
    <w:next w:val="1"/>
    <w:qFormat/>
    <w:uiPriority w:val="0"/>
    <w:pPr>
      <w:jc w:val="center"/>
    </w:pPr>
    <w:rPr>
      <w:rFonts w:ascii="Arial" w:hAnsi="Arial"/>
      <w:b/>
      <w:snapToGrid w:val="0"/>
      <w:kern w:val="0"/>
      <w:sz w:val="36"/>
    </w:rPr>
  </w:style>
  <w:style w:type="character" w:styleId="38">
    <w:name w:val="page number"/>
    <w:qFormat/>
    <w:uiPriority w:val="0"/>
    <w:rPr>
      <w:rFonts w:eastAsia="Arial"/>
    </w:rPr>
  </w:style>
  <w:style w:type="character" w:styleId="39">
    <w:name w:val="Hyperlink"/>
    <w:qFormat/>
    <w:uiPriority w:val="99"/>
    <w:rPr>
      <w:color w:val="0000FF"/>
      <w:u w:val="single"/>
    </w:rPr>
  </w:style>
  <w:style w:type="character" w:styleId="40">
    <w:name w:val="annotation reference"/>
    <w:qFormat/>
    <w:uiPriority w:val="0"/>
    <w:rPr>
      <w:sz w:val="21"/>
    </w:rPr>
  </w:style>
  <w:style w:type="character" w:styleId="41">
    <w:name w:val="footnote reference"/>
    <w:qFormat/>
    <w:uiPriority w:val="0"/>
    <w:rPr>
      <w:sz w:val="20"/>
      <w:vertAlign w:val="superscript"/>
    </w:rPr>
  </w:style>
  <w:style w:type="character" w:customStyle="1" w:styleId="42">
    <w:name w:val="正文文本 字符"/>
    <w:link w:val="3"/>
    <w:qFormat/>
    <w:uiPriority w:val="0"/>
    <w:rPr>
      <w:rFonts w:ascii="Arial" w:hAnsi="Arial" w:eastAsia="宋体"/>
      <w:snapToGrid w:val="0"/>
      <w:lang w:val="en-US" w:eastAsia="zh-CN"/>
    </w:rPr>
  </w:style>
  <w:style w:type="character" w:customStyle="1" w:styleId="43">
    <w:name w:val="SoDA Field"/>
    <w:qFormat/>
    <w:uiPriority w:val="0"/>
    <w:rPr>
      <w:color w:val="0000FF"/>
    </w:rPr>
  </w:style>
  <w:style w:type="character" w:customStyle="1" w:styleId="44">
    <w:name w:val=" Char Char2"/>
    <w:qFormat/>
    <w:uiPriority w:val="0"/>
    <w:rPr>
      <w:rFonts w:ascii="Arial" w:hAnsi="Arial"/>
      <w:snapToGrid w:val="0"/>
    </w:rPr>
  </w:style>
  <w:style w:type="character" w:customStyle="1" w:styleId="45">
    <w:name w:val=" Char Char4"/>
    <w:qFormat/>
    <w:uiPriority w:val="0"/>
    <w:rPr>
      <w:rFonts w:ascii="Arial" w:hAnsi="Arial"/>
      <w:snapToGrid w:val="0"/>
    </w:rPr>
  </w:style>
  <w:style w:type="paragraph" w:customStyle="1" w:styleId="46">
    <w:name w:val=" Char2 Char Char Char Char Char Char Char Char Char Char Char Char"/>
    <w:basedOn w:val="1"/>
    <w:qFormat/>
    <w:uiPriority w:val="0"/>
    <w:pPr>
      <w:widowControl/>
      <w:spacing w:before="100" w:beforeLines="0" w:beforeAutospacing="1" w:after="100" w:afterLines="0" w:afterAutospacing="1" w:line="330" w:lineRule="atLeast"/>
      <w:ind w:left="360"/>
    </w:pPr>
    <w:rPr>
      <w:rFonts w:ascii="ˎ̥" w:hAnsi="ˎ̥"/>
      <w:snapToGrid/>
      <w:color w:val="51585D"/>
      <w:sz w:val="21"/>
    </w:rPr>
  </w:style>
  <w:style w:type="paragraph" w:customStyle="1" w:styleId="47">
    <w:name w:val="InfoBlue"/>
    <w:basedOn w:val="1"/>
    <w:next w:val="3"/>
    <w:qFormat/>
    <w:uiPriority w:val="0"/>
    <w:pPr>
      <w:tabs>
        <w:tab w:val="left" w:pos="540"/>
        <w:tab w:val="left" w:pos="1260"/>
      </w:tabs>
      <w:spacing w:after="120" w:afterLines="0" w:afterAutospacing="0" w:line="240" w:lineRule="atLeast"/>
      <w:jc w:val="left"/>
    </w:pPr>
    <w:rPr>
      <w:rFonts w:ascii="Arial" w:hAnsi="Arial"/>
      <w:i/>
      <w:snapToGrid w:val="0"/>
      <w:color w:val="0000FF"/>
      <w:kern w:val="0"/>
      <w:sz w:val="20"/>
    </w:rPr>
  </w:style>
  <w:style w:type="paragraph" w:customStyle="1" w:styleId="48">
    <w:name w:val="tablecoloumn"/>
    <w:basedOn w:val="3"/>
    <w:qFormat/>
    <w:uiPriority w:val="0"/>
    <w:pPr>
      <w:keepNext/>
      <w:keepLines/>
      <w:spacing w:after="40" w:afterLines="0" w:afterAutospacing="0" w:line="240" w:lineRule="atLeast"/>
      <w:ind w:left="72"/>
      <w:jc w:val="left"/>
    </w:pPr>
    <w:rPr>
      <w:rFonts w:ascii="Arial" w:hAnsi="Arial"/>
      <w:b/>
      <w:snapToGrid w:val="0"/>
      <w:kern w:val="0"/>
      <w:sz w:val="20"/>
    </w:rPr>
  </w:style>
  <w:style w:type="paragraph" w:customStyle="1" w:styleId="49">
    <w:name w:val="Tabletext"/>
    <w:basedOn w:val="1"/>
    <w:qFormat/>
    <w:uiPriority w:val="0"/>
    <w:pPr>
      <w:spacing w:line="240" w:lineRule="atLeast"/>
      <w:jc w:val="left"/>
    </w:pPr>
    <w:rPr>
      <w:rFonts w:ascii="Arial" w:hAnsi="Arial"/>
      <w:snapToGrid w:val="0"/>
      <w:kern w:val="0"/>
      <w:sz w:val="20"/>
    </w:rPr>
  </w:style>
  <w:style w:type="paragraph" w:customStyle="1" w:styleId="50">
    <w:name w:val="Table Row"/>
    <w:basedOn w:val="1"/>
    <w:qFormat/>
    <w:uiPriority w:val="0"/>
    <w:pPr>
      <w:spacing w:before="60" w:beforeLines="0" w:beforeAutospacing="0" w:after="60" w:afterLines="0" w:afterAutospacing="0" w:line="240" w:lineRule="atLeast"/>
      <w:jc w:val="left"/>
    </w:pPr>
    <w:rPr>
      <w:rFonts w:ascii="Arial" w:hAnsi="Arial"/>
      <w:b/>
      <w:snapToGrid w:val="0"/>
      <w:kern w:val="0"/>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托普信息(iTOP)集团</Company>
  <Pages>15</Pages>
  <Words>6295</Words>
  <Characters>8352</Characters>
  <Lines>566</Lines>
  <Paragraphs>625</Paragraphs>
  <TotalTime>2</TotalTime>
  <ScaleCrop>false</ScaleCrop>
  <LinksUpToDate>false</LinksUpToDate>
  <CharactersWithSpaces>8747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&lt;模板&gt;</cp:category>
  <dcterms:created xsi:type="dcterms:W3CDTF">2009-11-12T02:33:00Z</dcterms:created>
  <dc:creator>雨林木风</dc:creator>
  <cp:lastModifiedBy>WPS_1686472539</cp:lastModifiedBy>
  <dcterms:modified xsi:type="dcterms:W3CDTF">2026-07-17T02:29:13Z</dcterms:modified>
  <dc:subject>需求规格说明</dc:subject>
  <dc:title>需求规格说明书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on">
    <vt:lpwstr>1.0</vt:lpwstr>
  </property>
  <property fmtid="{D5CDD505-2E9C-101B-9397-08002B2CF9AE}" pid="3" name="项目名称">
    <vt:lpwstr>&lt;项目名称&gt;</vt:lpwstr>
  </property>
  <property fmtid="{D5CDD505-2E9C-101B-9397-08002B2CF9AE}" pid="4" name="项目编号">
    <vt:lpwstr>S×××－</vt:lpwstr>
  </property>
  <property fmtid="{D5CDD505-2E9C-101B-9397-08002B2CF9AE}" pid="5" name="KSOProductBuildVer">
    <vt:lpwstr>2052-12.1.0.26895</vt:lpwstr>
  </property>
  <property fmtid="{D5CDD505-2E9C-101B-9397-08002B2CF9AE}" pid="6" name="ICV">
    <vt:lpwstr>E700E4F2C9AF483DA35703EBAC3CF5AE_13</vt:lpwstr>
  </property>
  <property fmtid="{D5CDD505-2E9C-101B-9397-08002B2CF9AE}" pid="7" name="KSOTemplateDocerSaveRecord">
    <vt:lpwstr>eyJoZGlkIjoiNWQ2Zjk4MzYzYTliMmM1YTkxNjk5YWY0ZjQ1ZDhkZDkiLCJ1c2VySWQiOiIxNDk5MTc0ODAyIn0=</vt:lpwstr>
  </property>
</Properties>
</file>